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5CD435" w14:textId="77777777" w:rsidR="00A86C91" w:rsidRPr="00D0693A" w:rsidRDefault="00000000">
      <w:pPr>
        <w:pStyle w:val="FirstParagraph"/>
        <w:rPr>
          <w:lang w:val="en-CA"/>
        </w:rPr>
      </w:pPr>
      <w:r w:rsidRPr="743A8790">
        <w:rPr>
          <w:b/>
          <w:bCs/>
          <w:lang w:val="en-CA"/>
        </w:rPr>
        <w:t>CAMBIATA (Counterpoint and MusicXML By Instructing AI Through APIs)</w:t>
      </w:r>
    </w:p>
    <w:p w14:paraId="257C1015" w14:textId="22C90159" w:rsidR="007E1988" w:rsidRPr="00D0693A" w:rsidRDefault="00000000">
      <w:pPr>
        <w:pStyle w:val="BodyText"/>
        <w:rPr>
          <w:lang w:val="en-CA"/>
        </w:rPr>
      </w:pPr>
      <w:r w:rsidRPr="743A8790">
        <w:rPr>
          <w:b/>
          <w:bCs/>
          <w:i/>
          <w:iCs/>
          <w:lang w:val="en-CA"/>
        </w:rPr>
        <w:t>An Experiment in Generating Species Counterpoint with Large Language Models</w:t>
      </w:r>
    </w:p>
    <w:p w14:paraId="06D33312" w14:textId="1AAC3AA6" w:rsidR="00E05EDB" w:rsidRPr="00D0693A" w:rsidRDefault="00000000" w:rsidP="00E05EDB">
      <w:pPr>
        <w:pStyle w:val="BodyText"/>
        <w:rPr>
          <w:lang w:val="en-CA"/>
        </w:rPr>
      </w:pPr>
      <w:commentRangeStart w:id="0"/>
      <w:r w:rsidRPr="081D0F74">
        <w:rPr>
          <w:b/>
          <w:bCs/>
          <w:lang w:val="en-CA"/>
        </w:rPr>
        <w:t xml:space="preserve">Abstract. </w:t>
      </w:r>
      <w:commentRangeEnd w:id="0"/>
      <w:r w:rsidRPr="081D0F74">
        <w:rPr>
          <w:rStyle w:val="CommentReference"/>
          <w:sz w:val="24"/>
          <w:szCs w:val="24"/>
          <w:lang w:val="en-CA"/>
        </w:rPr>
        <w:commentReference w:id="0"/>
      </w:r>
      <w:commentRangeStart w:id="1"/>
      <w:r w:rsidR="00E05EDB" w:rsidRPr="081D0F74">
        <w:rPr>
          <w:lang w:val="en-CA"/>
        </w:rPr>
        <w:t>Th</w:t>
      </w:r>
      <w:r w:rsidR="000E2DA7" w:rsidRPr="081D0F74">
        <w:rPr>
          <w:lang w:val="en-CA"/>
        </w:rPr>
        <w:t xml:space="preserve">is </w:t>
      </w:r>
      <w:r w:rsidR="00E05EDB" w:rsidRPr="081D0F74">
        <w:rPr>
          <w:lang w:val="en-CA"/>
        </w:rPr>
        <w:t xml:space="preserve">study investigates whether </w:t>
      </w:r>
      <w:r w:rsidR="005A3337" w:rsidRPr="081D0F74">
        <w:rPr>
          <w:lang w:val="en-CA"/>
        </w:rPr>
        <w:t>L</w:t>
      </w:r>
      <w:r w:rsidR="00E05EDB" w:rsidRPr="081D0F74">
        <w:rPr>
          <w:lang w:val="en-CA"/>
        </w:rPr>
        <w:t xml:space="preserve">arge </w:t>
      </w:r>
      <w:r w:rsidR="005A3337" w:rsidRPr="081D0F74">
        <w:rPr>
          <w:lang w:val="en-CA"/>
        </w:rPr>
        <w:t>L</w:t>
      </w:r>
      <w:r w:rsidR="00E05EDB" w:rsidRPr="081D0F74">
        <w:rPr>
          <w:lang w:val="en-CA"/>
        </w:rPr>
        <w:t xml:space="preserve">anguage </w:t>
      </w:r>
      <w:r w:rsidR="005A3337" w:rsidRPr="081D0F74">
        <w:rPr>
          <w:lang w:val="en-CA"/>
        </w:rPr>
        <w:t>M</w:t>
      </w:r>
      <w:r w:rsidR="00E05EDB" w:rsidRPr="081D0F74">
        <w:rPr>
          <w:lang w:val="en-CA"/>
        </w:rPr>
        <w:t xml:space="preserve">odels (LLMs) can generate </w:t>
      </w:r>
      <w:r w:rsidR="005A3337" w:rsidRPr="081D0F74">
        <w:rPr>
          <w:lang w:val="en-CA"/>
        </w:rPr>
        <w:t xml:space="preserve">two-voice </w:t>
      </w:r>
      <w:r w:rsidR="00E05EDB" w:rsidRPr="081D0F74">
        <w:rPr>
          <w:lang w:val="en-CA"/>
        </w:rPr>
        <w:t xml:space="preserve">species counterpoint </w:t>
      </w:r>
      <w:r w:rsidR="000E2DA7" w:rsidRPr="081D0F74">
        <w:rPr>
          <w:lang w:val="en-CA"/>
        </w:rPr>
        <w:t>according to</w:t>
      </w:r>
      <w:r w:rsidR="00E05EDB" w:rsidRPr="081D0F74">
        <w:rPr>
          <w:lang w:val="en-CA"/>
        </w:rPr>
        <w:t xml:space="preserve"> Johann Joseph Fux</w:t>
      </w:r>
      <w:r w:rsidR="00631897">
        <w:rPr>
          <w:lang w:val="en-CA"/>
        </w:rPr>
        <w:t>’</w:t>
      </w:r>
      <w:r w:rsidR="00E05EDB" w:rsidRPr="081D0F74">
        <w:rPr>
          <w:lang w:val="en-CA"/>
        </w:rPr>
        <w:t xml:space="preserve">s </w:t>
      </w:r>
      <w:r w:rsidR="00E05EDB" w:rsidRPr="081D0F74">
        <w:rPr>
          <w:i/>
          <w:iCs/>
          <w:lang w:val="en-CA"/>
        </w:rPr>
        <w:t>Gradus ad Parnassum</w:t>
      </w:r>
      <w:r w:rsidR="00E05EDB" w:rsidRPr="081D0F74">
        <w:rPr>
          <w:lang w:val="en-CA"/>
        </w:rPr>
        <w:t xml:space="preserve"> (1725). </w:t>
      </w:r>
      <w:r w:rsidR="00A71233" w:rsidRPr="081D0F74">
        <w:rPr>
          <w:lang w:val="en-CA"/>
        </w:rPr>
        <w:t>While e</w:t>
      </w:r>
      <w:commentRangeStart w:id="2"/>
      <w:r w:rsidR="00E05EDB" w:rsidRPr="081D0F74">
        <w:rPr>
          <w:lang w:val="en-CA"/>
        </w:rPr>
        <w:t xml:space="preserve">arlier computational approaches, from Schottstaedt and Lewin to </w:t>
      </w:r>
      <w:r w:rsidR="2E319790" w:rsidRPr="081D0F74">
        <w:rPr>
          <w:lang w:val="en-CA"/>
        </w:rPr>
        <w:t xml:space="preserve">the </w:t>
      </w:r>
      <w:r w:rsidR="00E05EDB" w:rsidRPr="081D0F74">
        <w:rPr>
          <w:lang w:val="en-CA"/>
        </w:rPr>
        <w:t>FuxCP</w:t>
      </w:r>
      <w:r w:rsidR="39F51EED" w:rsidRPr="081D0F74">
        <w:rPr>
          <w:lang w:val="en-CA"/>
        </w:rPr>
        <w:t xml:space="preserve"> project</w:t>
      </w:r>
      <w:r w:rsidR="00E05EDB" w:rsidRPr="081D0F74">
        <w:rPr>
          <w:lang w:val="en-CA"/>
        </w:rPr>
        <w:t>, implemented rules directly in code</w:t>
      </w:r>
      <w:r w:rsidR="00A71233" w:rsidRPr="081D0F74">
        <w:rPr>
          <w:lang w:val="en-CA"/>
        </w:rPr>
        <w:t xml:space="preserve">, </w:t>
      </w:r>
      <w:r w:rsidR="005A3337" w:rsidRPr="081D0F74">
        <w:rPr>
          <w:lang w:val="en-CA"/>
        </w:rPr>
        <w:t xml:space="preserve">CAMBIATA </w:t>
      </w:r>
      <w:r w:rsidR="00A71233" w:rsidRPr="081D0F74">
        <w:rPr>
          <w:lang w:val="en-CA"/>
        </w:rPr>
        <w:t>conveys</w:t>
      </w:r>
      <w:r w:rsidR="005A3337" w:rsidRPr="081D0F74">
        <w:rPr>
          <w:lang w:val="en-CA"/>
        </w:rPr>
        <w:t xml:space="preserve"> </w:t>
      </w:r>
      <w:r w:rsidR="00A71233" w:rsidRPr="081D0F74">
        <w:rPr>
          <w:lang w:val="en-CA"/>
        </w:rPr>
        <w:t xml:space="preserve">rules to </w:t>
      </w:r>
      <w:r w:rsidR="005A3337" w:rsidRPr="081D0F74">
        <w:rPr>
          <w:lang w:val="en-CA"/>
        </w:rPr>
        <w:t>LLMs in natural language, drawing inspiration from Fux</w:t>
      </w:r>
      <w:r w:rsidR="00631897">
        <w:rPr>
          <w:lang w:val="en-CA"/>
        </w:rPr>
        <w:t>’</w:t>
      </w:r>
      <w:r w:rsidR="005A3337" w:rsidRPr="081D0F74">
        <w:rPr>
          <w:lang w:val="en-CA"/>
        </w:rPr>
        <w:t>s dialogic pedagogy</w:t>
      </w:r>
      <w:r w:rsidR="00E05EDB" w:rsidRPr="081D0F74">
        <w:rPr>
          <w:lang w:val="en-CA"/>
        </w:rPr>
        <w:t>.</w:t>
      </w:r>
      <w:commentRangeEnd w:id="2"/>
      <w:r w:rsidRPr="00B80682">
        <w:rPr>
          <w:rStyle w:val="CommentReference"/>
          <w:sz w:val="24"/>
          <w:szCs w:val="24"/>
          <w:lang w:val="en-CA"/>
        </w:rPr>
        <w:commentReference w:id="2"/>
      </w:r>
    </w:p>
    <w:p w14:paraId="6F5AF089" w14:textId="6E21081D" w:rsidR="00E05EDB" w:rsidRPr="00D0693A" w:rsidRDefault="00A71233" w:rsidP="00E05EDB">
      <w:pPr>
        <w:pStyle w:val="BodyText"/>
        <w:rPr>
          <w:lang w:val="en-CA"/>
        </w:rPr>
      </w:pPr>
      <w:r w:rsidRPr="081D0F74">
        <w:rPr>
          <w:lang w:val="en-CA"/>
        </w:rPr>
        <w:t>W</w:t>
      </w:r>
      <w:r w:rsidR="00E05EDB" w:rsidRPr="081D0F74">
        <w:rPr>
          <w:lang w:val="en-CA"/>
        </w:rPr>
        <w:t>e wrote five species guides</w:t>
      </w:r>
      <w:r w:rsidRPr="081D0F74">
        <w:rPr>
          <w:lang w:val="en-CA"/>
        </w:rPr>
        <w:t xml:space="preserve"> that </w:t>
      </w:r>
      <w:r w:rsidR="00E05EDB" w:rsidRPr="081D0F74">
        <w:rPr>
          <w:lang w:val="en-CA"/>
        </w:rPr>
        <w:t>translat</w:t>
      </w:r>
      <w:r w:rsidRPr="081D0F74">
        <w:rPr>
          <w:lang w:val="en-CA"/>
        </w:rPr>
        <w:t>e</w:t>
      </w:r>
      <w:r w:rsidR="00E05EDB" w:rsidRPr="081D0F74">
        <w:rPr>
          <w:lang w:val="en-CA"/>
        </w:rPr>
        <w:t xml:space="preserve"> Fux</w:t>
      </w:r>
      <w:r w:rsidR="00631897">
        <w:rPr>
          <w:lang w:val="en-CA"/>
        </w:rPr>
        <w:t>’</w:t>
      </w:r>
      <w:r w:rsidR="00E05EDB" w:rsidRPr="081D0F74">
        <w:rPr>
          <w:lang w:val="en-CA"/>
        </w:rPr>
        <w:t xml:space="preserve">s approach into operational instructions. Each </w:t>
      </w:r>
      <w:r w:rsidRPr="081D0F74">
        <w:rPr>
          <w:lang w:val="en-CA"/>
        </w:rPr>
        <w:t>presents</w:t>
      </w:r>
      <w:r w:rsidR="00E05EDB" w:rsidRPr="081D0F74">
        <w:rPr>
          <w:lang w:val="en-CA"/>
        </w:rPr>
        <w:t xml:space="preserve"> rules </w:t>
      </w:r>
      <w:r w:rsidRPr="081D0F74">
        <w:rPr>
          <w:lang w:val="en-CA"/>
        </w:rPr>
        <w:t>governing</w:t>
      </w:r>
      <w:r w:rsidR="00E05EDB" w:rsidRPr="081D0F74">
        <w:rPr>
          <w:lang w:val="en-CA"/>
        </w:rPr>
        <w:t xml:space="preserve"> consonance, dissonance, motion, and cadence in continuous prose and </w:t>
      </w:r>
      <w:r w:rsidRPr="081D0F74">
        <w:rPr>
          <w:lang w:val="en-CA"/>
        </w:rPr>
        <w:t xml:space="preserve">concludes </w:t>
      </w:r>
      <w:r w:rsidR="00E05EDB" w:rsidRPr="081D0F74">
        <w:rPr>
          <w:lang w:val="en-CA"/>
        </w:rPr>
        <w:t xml:space="preserve">with self-verification. </w:t>
      </w:r>
      <w:r w:rsidR="005A3337" w:rsidRPr="081D0F74">
        <w:rPr>
          <w:lang w:val="en-CA"/>
        </w:rPr>
        <w:t>We supplied these</w:t>
      </w:r>
      <w:r w:rsidR="00E05EDB" w:rsidRPr="081D0F74">
        <w:rPr>
          <w:lang w:val="en-CA"/>
        </w:rPr>
        <w:t xml:space="preserve"> guides to Claude Opus 4.6, GPT-5.4</w:t>
      </w:r>
      <w:r w:rsidR="005A3337" w:rsidRPr="081D0F74">
        <w:rPr>
          <w:lang w:val="en-CA"/>
        </w:rPr>
        <w:t xml:space="preserve"> (ChatGPT)</w:t>
      </w:r>
      <w:r w:rsidR="00E05EDB" w:rsidRPr="081D0F74">
        <w:rPr>
          <w:lang w:val="en-CA"/>
        </w:rPr>
        <w:t>, and Gemini 3.1 Pro</w:t>
      </w:r>
      <w:r w:rsidR="005A3337" w:rsidRPr="081D0F74">
        <w:rPr>
          <w:lang w:val="en-CA"/>
        </w:rPr>
        <w:t xml:space="preserve"> to generate counterpoint in MusicXML</w:t>
      </w:r>
      <w:r w:rsidRPr="081D0F74">
        <w:rPr>
          <w:lang w:val="en-CA"/>
        </w:rPr>
        <w:t>, using</w:t>
      </w:r>
      <w:r w:rsidR="00E05EDB" w:rsidRPr="081D0F74">
        <w:rPr>
          <w:lang w:val="en-CA"/>
        </w:rPr>
        <w:t xml:space="preserve"> worked example</w:t>
      </w:r>
      <w:r w:rsidRPr="081D0F74">
        <w:rPr>
          <w:lang w:val="en-CA"/>
        </w:rPr>
        <w:t>s</w:t>
      </w:r>
      <w:r w:rsidR="00E05EDB" w:rsidRPr="081D0F74">
        <w:rPr>
          <w:lang w:val="en-CA"/>
        </w:rPr>
        <w:t xml:space="preserve"> and cantus firmi from the </w:t>
      </w:r>
      <w:r w:rsidR="00E05EDB" w:rsidRPr="081D0F74">
        <w:rPr>
          <w:i/>
          <w:iCs/>
          <w:lang w:val="en-CA"/>
        </w:rPr>
        <w:t>Gradus</w:t>
      </w:r>
      <w:r w:rsidR="00E05EDB" w:rsidRPr="081D0F74">
        <w:rPr>
          <w:lang w:val="en-CA"/>
        </w:rPr>
        <w:t>.</w:t>
      </w:r>
    </w:p>
    <w:p w14:paraId="0ECA9E0D" w14:textId="276013E3" w:rsidR="00E05EDB" w:rsidRPr="00D0693A" w:rsidRDefault="00A71233" w:rsidP="00E05EDB">
      <w:pPr>
        <w:pStyle w:val="BodyText"/>
        <w:rPr>
          <w:lang w:val="en-CA"/>
        </w:rPr>
      </w:pPr>
      <w:commentRangeStart w:id="3"/>
      <w:r w:rsidRPr="081D0F74">
        <w:rPr>
          <w:lang w:val="en-CA"/>
        </w:rPr>
        <w:t>We evaluated</w:t>
      </w:r>
      <w:r w:rsidR="00E05EDB" w:rsidRPr="081D0F74">
        <w:rPr>
          <w:lang w:val="en-CA"/>
        </w:rPr>
        <w:t xml:space="preserve"> 450 solutions</w:t>
      </w:r>
      <w:commentRangeEnd w:id="3"/>
      <w:r w:rsidR="00E05EDB" w:rsidRPr="081D0F74">
        <w:rPr>
          <w:rStyle w:val="CommentReference"/>
          <w:sz w:val="24"/>
          <w:szCs w:val="24"/>
          <w:lang w:val="en-CA"/>
        </w:rPr>
        <w:commentReference w:id="3"/>
      </w:r>
      <w:r w:rsidR="00E05EDB" w:rsidRPr="081D0F74">
        <w:rPr>
          <w:lang w:val="en-CA"/>
        </w:rPr>
        <w:t xml:space="preserve">, </w:t>
      </w:r>
      <w:r w:rsidRPr="081D0F74">
        <w:rPr>
          <w:lang w:val="en-CA"/>
        </w:rPr>
        <w:t xml:space="preserve">comprising </w:t>
      </w:r>
      <w:r w:rsidR="00E05EDB" w:rsidRPr="081D0F74">
        <w:rPr>
          <w:lang w:val="en-CA"/>
        </w:rPr>
        <w:t xml:space="preserve">three runs </w:t>
      </w:r>
      <w:r w:rsidRPr="081D0F74">
        <w:rPr>
          <w:lang w:val="en-CA"/>
        </w:rPr>
        <w:t xml:space="preserve">per configuration per model across </w:t>
      </w:r>
      <w:r w:rsidR="00E05EDB" w:rsidRPr="081D0F74">
        <w:rPr>
          <w:lang w:val="en-CA"/>
        </w:rPr>
        <w:t xml:space="preserve">configurations, </w:t>
      </w:r>
      <w:r w:rsidRPr="081D0F74">
        <w:rPr>
          <w:lang w:val="en-CA"/>
        </w:rPr>
        <w:t>using</w:t>
      </w:r>
      <w:r w:rsidR="00E05EDB" w:rsidRPr="081D0F74">
        <w:rPr>
          <w:lang w:val="en-CA"/>
        </w:rPr>
        <w:t xml:space="preserve"> a music21-based rule checker and close reading of selected scores. Three tendencies emerge: the third species </w:t>
      </w:r>
      <w:r w:rsidR="00C43ECC" w:rsidRPr="081D0F74">
        <w:rPr>
          <w:lang w:val="en-CA"/>
        </w:rPr>
        <w:t>ha</w:t>
      </w:r>
      <w:r w:rsidR="005319BD" w:rsidRPr="081D0F74">
        <w:rPr>
          <w:lang w:val="en-CA"/>
        </w:rPr>
        <w:t>d</w:t>
      </w:r>
      <w:r w:rsidR="00C43ECC" w:rsidRPr="081D0F74">
        <w:rPr>
          <w:lang w:val="en-CA"/>
        </w:rPr>
        <w:t xml:space="preserve"> the highest mean violation count across all three models</w:t>
      </w:r>
      <w:r w:rsidR="00E05EDB" w:rsidRPr="081D0F74">
        <w:rPr>
          <w:lang w:val="en-CA"/>
        </w:rPr>
        <w:t>, followed by the fifth</w:t>
      </w:r>
      <w:r w:rsidR="00586570" w:rsidRPr="081D0F74">
        <w:rPr>
          <w:lang w:val="en-CA"/>
        </w:rPr>
        <w:t>.</w:t>
      </w:r>
      <w:r w:rsidR="00E05EDB" w:rsidRPr="081D0F74">
        <w:rPr>
          <w:lang w:val="en-CA"/>
        </w:rPr>
        <w:t xml:space="preserve"> </w:t>
      </w:r>
      <w:r w:rsidR="00586570" w:rsidRPr="081D0F74">
        <w:rPr>
          <w:lang w:val="en-CA"/>
        </w:rPr>
        <w:t>O</w:t>
      </w:r>
      <w:r w:rsidR="00C43ECC" w:rsidRPr="081D0F74">
        <w:rPr>
          <w:lang w:val="en-CA"/>
        </w:rPr>
        <w:t xml:space="preserve">n average, </w:t>
      </w:r>
      <w:r w:rsidR="00E05EDB" w:rsidRPr="081D0F74">
        <w:rPr>
          <w:lang w:val="en-CA"/>
        </w:rPr>
        <w:t>counterpoint above the cantus firmus contain</w:t>
      </w:r>
      <w:r w:rsidR="00EF174D" w:rsidRPr="081D0F74">
        <w:rPr>
          <w:lang w:val="en-CA"/>
        </w:rPr>
        <w:t>ed</w:t>
      </w:r>
      <w:r w:rsidR="00E05EDB" w:rsidRPr="081D0F74">
        <w:rPr>
          <w:lang w:val="en-CA"/>
        </w:rPr>
        <w:t xml:space="preserve"> fewer violations than counterpoint below</w:t>
      </w:r>
      <w:r w:rsidR="00586570" w:rsidRPr="081D0F74">
        <w:rPr>
          <w:lang w:val="en-CA"/>
        </w:rPr>
        <w:t>,</w:t>
      </w:r>
      <w:r w:rsidR="00E05EDB" w:rsidRPr="081D0F74">
        <w:rPr>
          <w:lang w:val="en-CA"/>
        </w:rPr>
        <w:t xml:space="preserve"> and 31% of generations </w:t>
      </w:r>
      <w:r w:rsidR="00EF174D" w:rsidRPr="081D0F74">
        <w:rPr>
          <w:lang w:val="en-CA"/>
        </w:rPr>
        <w:t>we</w:t>
      </w:r>
      <w:r w:rsidR="00E05EDB" w:rsidRPr="081D0F74">
        <w:rPr>
          <w:lang w:val="en-CA"/>
        </w:rPr>
        <w:t xml:space="preserve">re musically identical to another run. Gemini </w:t>
      </w:r>
      <w:r w:rsidR="00C604A1" w:rsidRPr="081D0F74">
        <w:rPr>
          <w:lang w:val="en-CA"/>
        </w:rPr>
        <w:t>ha</w:t>
      </w:r>
      <w:r w:rsidR="00EF174D" w:rsidRPr="081D0F74">
        <w:rPr>
          <w:lang w:val="en-CA"/>
        </w:rPr>
        <w:t>d</w:t>
      </w:r>
      <w:r w:rsidR="00C604A1" w:rsidRPr="081D0F74">
        <w:rPr>
          <w:lang w:val="en-CA"/>
        </w:rPr>
        <w:t xml:space="preserve"> the lowest mean violation count</w:t>
      </w:r>
      <w:r w:rsidR="00E05EDB" w:rsidRPr="081D0F74">
        <w:rPr>
          <w:lang w:val="en-CA"/>
        </w:rPr>
        <w:t xml:space="preserve"> (3.37 per run)</w:t>
      </w:r>
      <w:r w:rsidR="00C604A1" w:rsidRPr="081D0F74">
        <w:rPr>
          <w:lang w:val="en-CA"/>
        </w:rPr>
        <w:t xml:space="preserve">, followed by </w:t>
      </w:r>
      <w:r w:rsidR="00E20514" w:rsidRPr="081D0F74">
        <w:rPr>
          <w:lang w:val="en-CA"/>
        </w:rPr>
        <w:t>Chat</w:t>
      </w:r>
      <w:r w:rsidR="00C604A1" w:rsidRPr="081D0F74">
        <w:rPr>
          <w:lang w:val="en-CA"/>
        </w:rPr>
        <w:t xml:space="preserve">GPT </w:t>
      </w:r>
      <w:r w:rsidR="00744A3E" w:rsidRPr="081D0F74">
        <w:rPr>
          <w:lang w:val="en-CA"/>
        </w:rPr>
        <w:t xml:space="preserve">(3.98) </w:t>
      </w:r>
      <w:r w:rsidR="00C604A1" w:rsidRPr="081D0F74">
        <w:rPr>
          <w:lang w:val="en-CA"/>
        </w:rPr>
        <w:t>and Claude</w:t>
      </w:r>
      <w:r w:rsidR="00744A3E" w:rsidRPr="081D0F74">
        <w:rPr>
          <w:lang w:val="en-CA"/>
        </w:rPr>
        <w:t xml:space="preserve"> (8.92). Gemini produce</w:t>
      </w:r>
      <w:r w:rsidR="00EF174D" w:rsidRPr="081D0F74">
        <w:rPr>
          <w:lang w:val="en-CA"/>
        </w:rPr>
        <w:t>d</w:t>
      </w:r>
      <w:r w:rsidR="00744A3E" w:rsidRPr="081D0F74">
        <w:rPr>
          <w:lang w:val="en-CA"/>
        </w:rPr>
        <w:t xml:space="preserve"> the fewest dissonance-treatment violations, </w:t>
      </w:r>
      <w:r w:rsidR="00E20514" w:rsidRPr="081D0F74">
        <w:rPr>
          <w:lang w:val="en-CA"/>
        </w:rPr>
        <w:t>Chat</w:t>
      </w:r>
      <w:r w:rsidR="00744A3E" w:rsidRPr="081D0F74">
        <w:rPr>
          <w:lang w:val="en-CA"/>
        </w:rPr>
        <w:t>GPT exhibit</w:t>
      </w:r>
      <w:r w:rsidR="00EF174D" w:rsidRPr="081D0F74">
        <w:rPr>
          <w:lang w:val="en-CA"/>
        </w:rPr>
        <w:t>ed</w:t>
      </w:r>
      <w:r w:rsidR="00744A3E" w:rsidRPr="081D0F74">
        <w:rPr>
          <w:lang w:val="en-CA"/>
        </w:rPr>
        <w:t xml:space="preserve"> recurrent cadential errors, and Claude show</w:t>
      </w:r>
      <w:r w:rsidR="00EF174D" w:rsidRPr="081D0F74">
        <w:rPr>
          <w:lang w:val="en-CA"/>
        </w:rPr>
        <w:t>ed</w:t>
      </w:r>
      <w:r w:rsidR="00744A3E" w:rsidRPr="081D0F74">
        <w:rPr>
          <w:lang w:val="en-CA"/>
        </w:rPr>
        <w:t xml:space="preserve"> persistent difficulties with dissonance treatment.</w:t>
      </w:r>
      <w:r w:rsidR="00E05EDB" w:rsidRPr="081D0F74">
        <w:rPr>
          <w:lang w:val="en-CA"/>
        </w:rPr>
        <w:t xml:space="preserve"> </w:t>
      </w:r>
      <w:r w:rsidR="00744A3E" w:rsidRPr="081D0F74">
        <w:rPr>
          <w:lang w:val="en-CA"/>
        </w:rPr>
        <w:t>In our qualitative assessment</w:t>
      </w:r>
      <w:r w:rsidR="00E05EDB" w:rsidRPr="081D0F74">
        <w:rPr>
          <w:lang w:val="en-CA"/>
        </w:rPr>
        <w:t>, the solutions approach</w:t>
      </w:r>
      <w:r w:rsidR="00EF174D" w:rsidRPr="081D0F74">
        <w:rPr>
          <w:lang w:val="en-CA"/>
        </w:rPr>
        <w:t>ed</w:t>
      </w:r>
      <w:r w:rsidR="00E05EDB" w:rsidRPr="081D0F74">
        <w:rPr>
          <w:lang w:val="en-CA"/>
        </w:rPr>
        <w:t xml:space="preserve"> the quality of competent student work. </w:t>
      </w:r>
      <w:commentRangeEnd w:id="1"/>
      <w:r w:rsidR="00E05EDB" w:rsidRPr="081D0F74">
        <w:rPr>
          <w:rStyle w:val="CommentReference"/>
          <w:sz w:val="24"/>
          <w:szCs w:val="24"/>
          <w:lang w:val="en-CA"/>
        </w:rPr>
        <w:commentReference w:id="1"/>
      </w:r>
      <w:r w:rsidR="00B80682" w:rsidRPr="081D0F74">
        <w:rPr>
          <w:lang w:val="en-CA"/>
        </w:rPr>
        <w:t>These findings demonstrate both the potential and the limitations of large language models for generating rule-compliant species counterpoint.</w:t>
      </w:r>
    </w:p>
    <w:p w14:paraId="60F95237" w14:textId="26F48ED9" w:rsidR="00A86C91" w:rsidRPr="00D0693A" w:rsidRDefault="00000000" w:rsidP="00E05EDB">
      <w:pPr>
        <w:pStyle w:val="BodyText"/>
        <w:rPr>
          <w:lang w:val="en-CA"/>
        </w:rPr>
      </w:pPr>
      <w:r w:rsidRPr="00D0693A">
        <w:rPr>
          <w:b/>
          <w:bCs/>
          <w:lang w:val="en-CA"/>
        </w:rPr>
        <w:t>Keywords:</w:t>
      </w:r>
      <w:r w:rsidRPr="00D0693A">
        <w:rPr>
          <w:lang w:val="en-CA"/>
        </w:rPr>
        <w:t xml:space="preserve"> species counterpoint, Johann Joseph Fux, </w:t>
      </w:r>
      <w:r w:rsidRPr="00D0693A">
        <w:rPr>
          <w:i/>
          <w:iCs/>
          <w:lang w:val="en-CA"/>
        </w:rPr>
        <w:t>Gradus ad Parnassum</w:t>
      </w:r>
      <w:r w:rsidRPr="00D0693A">
        <w:rPr>
          <w:lang w:val="en-CA"/>
        </w:rPr>
        <w:t>, large language models, computational music theory, rule compliance, MusicXML, music21, counterpoint pedagogy</w:t>
      </w:r>
      <w:ins w:id="4" w:author="Liam Pond, Mr" w:date="2026-09-16T14:33:00Z" w16du:dateUtc="2026-09-16T13:33:00Z">
        <w:r w:rsidR="00B80682" w:rsidRPr="00D0693A">
          <w:rPr>
            <w:lang w:val="en-CA"/>
          </w:rPr>
          <w:t>.</w:t>
        </w:r>
      </w:ins>
    </w:p>
    <w:p w14:paraId="57D402C9" w14:textId="77777777" w:rsidR="00A86C91" w:rsidRPr="00D0693A" w:rsidRDefault="00000000">
      <w:pPr>
        <w:pStyle w:val="Heading1"/>
        <w:rPr>
          <w:lang w:val="en-CA"/>
        </w:rPr>
      </w:pPr>
      <w:bookmarkStart w:id="5" w:name="introduction"/>
      <w:r w:rsidRPr="00D0693A">
        <w:rPr>
          <w:lang w:val="en-CA"/>
        </w:rPr>
        <w:t>Introduction</w:t>
      </w:r>
    </w:p>
    <w:p w14:paraId="7B7BCE0E" w14:textId="5332C8E0" w:rsidR="00A86C91" w:rsidRPr="00D0693A" w:rsidRDefault="00000000">
      <w:pPr>
        <w:pStyle w:val="FirstParagraph"/>
        <w:rPr>
          <w:lang w:val="en-CA"/>
        </w:rPr>
      </w:pPr>
      <w:r w:rsidRPr="00D0693A">
        <w:rPr>
          <w:lang w:val="en-CA"/>
        </w:rPr>
        <w:t xml:space="preserve">[0.1] This article introduces CAMBIATA (Counterpoint and MusicXML By Instructing AI Through APIs), a system developed to assess whether </w:t>
      </w:r>
      <w:r w:rsidR="005319BD" w:rsidRPr="081D0F74">
        <w:rPr>
          <w:lang w:val="en-CA"/>
        </w:rPr>
        <w:t>L</w:t>
      </w:r>
      <w:r w:rsidRPr="081D0F74">
        <w:rPr>
          <w:lang w:val="en-CA"/>
        </w:rPr>
        <w:t xml:space="preserve">arge </w:t>
      </w:r>
      <w:r w:rsidR="005319BD" w:rsidRPr="081D0F74">
        <w:rPr>
          <w:lang w:val="en-CA"/>
        </w:rPr>
        <w:t>L</w:t>
      </w:r>
      <w:r w:rsidRPr="081D0F74">
        <w:rPr>
          <w:lang w:val="en-CA"/>
        </w:rPr>
        <w:t xml:space="preserve">anguage </w:t>
      </w:r>
      <w:r w:rsidR="005319BD" w:rsidRPr="081D0F74">
        <w:rPr>
          <w:lang w:val="en-CA"/>
        </w:rPr>
        <w:t>M</w:t>
      </w:r>
      <w:r w:rsidRPr="081D0F74">
        <w:rPr>
          <w:lang w:val="en-CA"/>
        </w:rPr>
        <w:t xml:space="preserve">odels </w:t>
      </w:r>
      <w:r w:rsidR="005319BD" w:rsidRPr="081D0F74">
        <w:rPr>
          <w:lang w:val="en-CA"/>
        </w:rPr>
        <w:t>(LLMs)</w:t>
      </w:r>
      <w:ins w:id="6" w:author="Liam Pond, Mr" w:date="2026-09-16T14:47:00Z" w16du:dateUtc="2026-09-16T13:47:00Z">
        <w:r w:rsidR="005319BD" w:rsidRPr="081D0F74">
          <w:rPr>
            <w:lang w:val="en-CA"/>
          </w:rPr>
          <w:t xml:space="preserve"> </w:t>
        </w:r>
      </w:ins>
      <w:r w:rsidRPr="00D0693A">
        <w:rPr>
          <w:lang w:val="en-CA"/>
        </w:rPr>
        <w:t xml:space="preserve">can generate </w:t>
      </w:r>
      <w:r w:rsidR="005319BD" w:rsidRPr="081D0F74">
        <w:rPr>
          <w:lang w:val="en-CA"/>
        </w:rPr>
        <w:t xml:space="preserve">two-voice </w:t>
      </w:r>
      <w:r w:rsidRPr="00D0693A">
        <w:rPr>
          <w:lang w:val="en-CA"/>
        </w:rPr>
        <w:t xml:space="preserve">species counterpoint </w:t>
      </w:r>
      <w:r w:rsidR="005319BD" w:rsidRPr="081D0F74">
        <w:rPr>
          <w:lang w:val="en-CA"/>
        </w:rPr>
        <w:t>that complies with compositional rules</w:t>
      </w:r>
      <w:r w:rsidRPr="00D0693A">
        <w:rPr>
          <w:lang w:val="en-CA"/>
        </w:rPr>
        <w:t>. CAMBIATA delivers to three larg</w:t>
      </w:r>
      <w:r w:rsidRPr="081D0F74">
        <w:rPr>
          <w:lang w:val="en-CA"/>
        </w:rPr>
        <w:t>e language models (Claude Opus 4.6, Gemini 3.1 Pro, and GPT-5.4</w:t>
      </w:r>
      <w:r w:rsidR="005319BD" w:rsidRPr="081D0F74">
        <w:rPr>
          <w:lang w:val="en-CA"/>
        </w:rPr>
        <w:t>; hereafter Claude, GPT, and Gemini</w:t>
      </w:r>
      <w:r w:rsidRPr="081D0F74">
        <w:rPr>
          <w:lang w:val="en-CA"/>
        </w:rPr>
        <w:t xml:space="preserve">) a task prompt, a species guide distilled from </w:t>
      </w:r>
      <w:ins w:id="7" w:author="Pierre Basso" w:date="2026-09-22T17:34:00Z" w16du:dateUtc="2026-09-22T17:34:44Z">
        <w:del w:id="8" w:author="Liam Pond" w:date="2026-10-14T16:28:00Z" w16du:dateUtc="2026-10-14T15:28:00Z">
          <w:r w:rsidR="46C5F166" w:rsidRPr="081D0F74" w:rsidDel="00D0693A">
            <w:rPr>
              <w:lang w:val="en-CA"/>
            </w:rPr>
            <w:delText xml:space="preserve">the treatise of </w:delText>
          </w:r>
        </w:del>
      </w:ins>
      <w:commentRangeStart w:id="9"/>
      <w:commentRangeStart w:id="10"/>
      <w:commentRangeStart w:id="11"/>
      <w:del w:id="12" w:author="Liam Pond" w:date="2026-10-14T16:28:00Z" w16du:dateUtc="2026-10-14T15:28:00Z">
        <w:r w:rsidRPr="081D0F74" w:rsidDel="00D0693A">
          <w:rPr>
            <w:lang w:val="en-CA"/>
          </w:rPr>
          <w:delText>Fux</w:delText>
        </w:r>
        <w:commentRangeEnd w:id="9"/>
        <w:r w:rsidRPr="081D0F74" w:rsidDel="00D0693A">
          <w:rPr>
            <w:rStyle w:val="CommentReference"/>
            <w:sz w:val="24"/>
            <w:szCs w:val="24"/>
            <w:lang w:val="en-CA"/>
          </w:rPr>
          <w:commentReference w:id="9"/>
        </w:r>
        <w:commentRangeEnd w:id="10"/>
        <w:r w:rsidRPr="081D0F74" w:rsidDel="00D0693A">
          <w:rPr>
            <w:rStyle w:val="CommentReference"/>
            <w:sz w:val="24"/>
            <w:szCs w:val="24"/>
            <w:lang w:val="en-CA"/>
          </w:rPr>
          <w:commentReference w:id="10"/>
        </w:r>
        <w:commentRangeEnd w:id="11"/>
        <w:r w:rsidRPr="081D0F74" w:rsidDel="00D0693A">
          <w:rPr>
            <w:rStyle w:val="CommentReference"/>
            <w:sz w:val="24"/>
            <w:szCs w:val="24"/>
            <w:lang w:val="en-CA"/>
          </w:rPr>
          <w:commentReference w:id="11"/>
        </w:r>
        <w:r w:rsidR="5EC9B4F2" w:rsidRPr="081D0F74" w:rsidDel="00D0693A">
          <w:rPr>
            <w:lang w:val="en-CA"/>
          </w:rPr>
          <w:delText xml:space="preserve"> </w:delText>
        </w:r>
      </w:del>
      <w:r w:rsidR="5EC9B4F2" w:rsidRPr="081D0F74">
        <w:rPr>
          <w:lang w:val="en-CA"/>
        </w:rPr>
        <w:t>Johann Joseph Fux</w:t>
      </w:r>
      <w:r w:rsidR="00631897">
        <w:rPr>
          <w:lang w:val="en-CA"/>
        </w:rPr>
        <w:t>’</w:t>
      </w:r>
      <w:r w:rsidR="5EC9B4F2" w:rsidRPr="081D0F74">
        <w:rPr>
          <w:lang w:val="en-CA"/>
        </w:rPr>
        <w:t xml:space="preserve">s </w:t>
      </w:r>
      <w:ins w:id="13" w:author="Liam Pond" w:date="2026-10-14T16:28:00Z" w16du:dateUtc="2026-10-14T15:28:00Z">
        <w:r w:rsidR="00D0693A">
          <w:rPr>
            <w:lang w:val="en-CA"/>
          </w:rPr>
          <w:t xml:space="preserve">1725 treatise </w:t>
        </w:r>
      </w:ins>
      <w:r w:rsidR="5EC9B4F2" w:rsidRPr="081D0F74">
        <w:rPr>
          <w:i/>
          <w:iCs/>
          <w:lang w:val="en-CA"/>
        </w:rPr>
        <w:t>Gradus ad Parnassum</w:t>
      </w:r>
      <w:del w:id="14" w:author="Liam Pond" w:date="2026-10-14T16:28:00Z" w16du:dateUtc="2026-10-14T15:28:00Z">
        <w:r w:rsidR="5EC9B4F2" w:rsidRPr="081D0F74" w:rsidDel="00D0693A">
          <w:rPr>
            <w:lang w:val="en-CA"/>
          </w:rPr>
          <w:delText xml:space="preserve"> (1725)</w:delText>
        </w:r>
      </w:del>
      <w:r w:rsidRPr="081D0F74">
        <w:rPr>
          <w:lang w:val="en-CA"/>
        </w:rPr>
        <w:t xml:space="preserve">, a </w:t>
      </w:r>
      <w:r w:rsidR="005319BD" w:rsidRPr="081D0F74">
        <w:rPr>
          <w:lang w:val="en-CA"/>
        </w:rPr>
        <w:t>worked</w:t>
      </w:r>
      <w:r w:rsidRPr="081D0F74">
        <w:rPr>
          <w:lang w:val="en-CA"/>
        </w:rPr>
        <w:t xml:space="preserve"> MusicXML example, and </w:t>
      </w:r>
      <w:r w:rsidR="005319BD" w:rsidRPr="081D0F74">
        <w:rPr>
          <w:lang w:val="en-CA"/>
        </w:rPr>
        <w:t>output-</w:t>
      </w:r>
      <w:r w:rsidRPr="081D0F74">
        <w:rPr>
          <w:lang w:val="en-CA"/>
        </w:rPr>
        <w:t>formatting instruction</w:t>
      </w:r>
      <w:r w:rsidR="005319BD" w:rsidRPr="081D0F74">
        <w:rPr>
          <w:lang w:val="en-CA"/>
        </w:rPr>
        <w:t>s</w:t>
      </w:r>
      <w:r w:rsidRPr="081D0F74">
        <w:rPr>
          <w:lang w:val="en-CA"/>
        </w:rPr>
        <w:t xml:space="preserve">; </w:t>
      </w:r>
      <w:r w:rsidRPr="081D0F74">
        <w:rPr>
          <w:lang w:val="en-CA"/>
        </w:rPr>
        <w:lastRenderedPageBreak/>
        <w:t xml:space="preserve">it receives back a MusicXML file, which is then parsed by a music21-based evaluator (Cuthbert and Ariza 2010) against the Fuxian rule set. </w:t>
      </w:r>
      <w:r w:rsidR="005319BD" w:rsidRPr="081D0F74">
        <w:rPr>
          <w:lang w:val="en-CA"/>
        </w:rPr>
        <w:t>The evaluation corpus comprises 450 solutions: three runs for each combination of five cantus firmi, two counterpoint placements (above and below the cantus firmus), five species, and three models.</w:t>
      </w:r>
    </w:p>
    <w:p w14:paraId="02545EE6" w14:textId="02306559" w:rsidR="0022352D" w:rsidRPr="00D0693A" w:rsidRDefault="0022352D">
      <w:pPr>
        <w:pStyle w:val="BodyText"/>
        <w:rPr>
          <w:lang w:val="en-CA"/>
        </w:rPr>
      </w:pPr>
      <w:r w:rsidRPr="081D0F74">
        <w:rPr>
          <w:lang w:val="en-CA"/>
        </w:rPr>
        <w:t xml:space="preserve">[0.2] The study is organized around a central question: can structured </w:t>
      </w:r>
      <w:r w:rsidR="00B0294B" w:rsidRPr="081D0F74">
        <w:rPr>
          <w:lang w:val="en-CA"/>
        </w:rPr>
        <w:t xml:space="preserve">natural-language </w:t>
      </w:r>
      <w:r w:rsidRPr="081D0F74">
        <w:rPr>
          <w:lang w:val="en-CA"/>
        </w:rPr>
        <w:t xml:space="preserve">instruction enable </w:t>
      </w:r>
      <w:r w:rsidR="00B0294B" w:rsidRPr="081D0F74">
        <w:rPr>
          <w:lang w:val="en-CA"/>
        </w:rPr>
        <w:t>LLMs</w:t>
      </w:r>
      <w:r w:rsidRPr="081D0F74">
        <w:rPr>
          <w:lang w:val="en-CA"/>
        </w:rPr>
        <w:t xml:space="preserve"> to produce rule-compliant </w:t>
      </w:r>
      <w:r w:rsidR="00B0294B" w:rsidRPr="081D0F74">
        <w:rPr>
          <w:lang w:val="en-CA"/>
        </w:rPr>
        <w:t>species counterpoint</w:t>
      </w:r>
      <w:r w:rsidRPr="081D0F74">
        <w:rPr>
          <w:lang w:val="en-CA"/>
        </w:rPr>
        <w:t>? T</w:t>
      </w:r>
      <w:r w:rsidR="003B382E" w:rsidRPr="081D0F74">
        <w:rPr>
          <w:lang w:val="en-CA"/>
        </w:rPr>
        <w:t>hree</w:t>
      </w:r>
      <w:r w:rsidRPr="081D0F74">
        <w:rPr>
          <w:lang w:val="en-CA"/>
        </w:rPr>
        <w:t xml:space="preserve"> subsidiary questions </w:t>
      </w:r>
      <w:r w:rsidR="003B382E" w:rsidRPr="081D0F74">
        <w:rPr>
          <w:lang w:val="en-CA"/>
        </w:rPr>
        <w:t>naturally follow</w:t>
      </w:r>
      <w:r w:rsidRPr="081D0F74">
        <w:rPr>
          <w:lang w:val="en-CA"/>
        </w:rPr>
        <w:t xml:space="preserve">: how does compliance </w:t>
      </w:r>
      <w:r w:rsidR="003B382E" w:rsidRPr="081D0F74">
        <w:rPr>
          <w:lang w:val="en-CA"/>
        </w:rPr>
        <w:t>vary across</w:t>
      </w:r>
      <w:r w:rsidRPr="081D0F74">
        <w:rPr>
          <w:lang w:val="en-CA"/>
        </w:rPr>
        <w:t xml:space="preserve"> the five species, across the three models</w:t>
      </w:r>
      <w:r w:rsidR="003B382E" w:rsidRPr="081D0F74">
        <w:rPr>
          <w:lang w:val="en-CA"/>
        </w:rPr>
        <w:t>,</w:t>
      </w:r>
      <w:r w:rsidRPr="081D0F74">
        <w:rPr>
          <w:lang w:val="en-CA"/>
        </w:rPr>
        <w:t xml:space="preserve"> and with the position of the counterpoint</w:t>
      </w:r>
      <w:r w:rsidR="003B382E" w:rsidRPr="081D0F74">
        <w:rPr>
          <w:lang w:val="en-CA"/>
        </w:rPr>
        <w:t>—</w:t>
      </w:r>
      <w:r w:rsidRPr="081D0F74">
        <w:rPr>
          <w:lang w:val="en-CA"/>
        </w:rPr>
        <w:t xml:space="preserve">above or below the cantus firmus? We hypothesize that </w:t>
      </w:r>
      <w:r w:rsidR="00891F39" w:rsidRPr="081D0F74">
        <w:rPr>
          <w:lang w:val="en-CA"/>
        </w:rPr>
        <w:t xml:space="preserve">rule </w:t>
      </w:r>
      <w:r w:rsidRPr="081D0F74">
        <w:rPr>
          <w:lang w:val="en-CA"/>
        </w:rPr>
        <w:t xml:space="preserve">compliance will decline as </w:t>
      </w:r>
      <w:r w:rsidR="00891F39" w:rsidRPr="081D0F74">
        <w:rPr>
          <w:lang w:val="en-CA"/>
        </w:rPr>
        <w:t xml:space="preserve">species requirements become more complex. We also examine which rules are violated most frequently and how these patterns vary across models, species, and voice placements. </w:t>
      </w:r>
      <w:r w:rsidRPr="081D0F74">
        <w:rPr>
          <w:lang w:val="en-CA"/>
        </w:rPr>
        <w:t xml:space="preserve">Because </w:t>
      </w:r>
      <w:r w:rsidR="00891F39" w:rsidRPr="081D0F74">
        <w:rPr>
          <w:lang w:val="en-CA"/>
        </w:rPr>
        <w:t xml:space="preserve">repeated </w:t>
      </w:r>
      <w:r w:rsidRPr="081D0F74">
        <w:rPr>
          <w:lang w:val="en-CA"/>
        </w:rPr>
        <w:t xml:space="preserve">LLM </w:t>
      </w:r>
      <w:r w:rsidR="00891F39" w:rsidRPr="081D0F74">
        <w:rPr>
          <w:lang w:val="en-CA"/>
        </w:rPr>
        <w:t>calls can yield different outputs and adherence to the rules is not guaranteed, we address these questions through systematic evaluation of the full corpus.</w:t>
      </w:r>
    </w:p>
    <w:p w14:paraId="38FC8DFF" w14:textId="685EAA2C" w:rsidR="00A86C91" w:rsidRPr="00D0693A" w:rsidRDefault="00000000">
      <w:pPr>
        <w:pStyle w:val="BodyText"/>
        <w:rPr>
          <w:lang w:val="en-CA"/>
        </w:rPr>
      </w:pPr>
      <w:r w:rsidRPr="00D0693A">
        <w:rPr>
          <w:lang w:val="en-CA"/>
        </w:rPr>
        <w:t xml:space="preserve">[0.3] </w:t>
      </w:r>
      <w:commentRangeStart w:id="15"/>
      <w:r w:rsidR="00430D75" w:rsidRPr="081D0F74">
        <w:rPr>
          <w:lang w:val="en-CA"/>
        </w:rPr>
        <w:t>Rule-based approaches have a long history in computational species counterpoint</w:t>
      </w:r>
      <w:r w:rsidRPr="081D0F74">
        <w:rPr>
          <w:lang w:val="en-CA"/>
        </w:rPr>
        <w:t>: Schottstaedt (1984) encoded Fux</w:t>
      </w:r>
      <w:r w:rsidR="00631897">
        <w:rPr>
          <w:lang w:val="en-CA"/>
        </w:rPr>
        <w:t>’</w:t>
      </w:r>
      <w:r w:rsidRPr="081D0F74">
        <w:rPr>
          <w:lang w:val="en-CA"/>
        </w:rPr>
        <w:t xml:space="preserve">s rules as a system of weighted IF-THEN statements, Lewin (1983, 1985) organized the five species into hierarchically structured prescriptions and proposed a </w:t>
      </w:r>
      <w:r w:rsidR="00631897">
        <w:rPr>
          <w:lang w:val="en-CA"/>
        </w:rPr>
        <w:t>“</w:t>
      </w:r>
      <w:r w:rsidRPr="081D0F74">
        <w:rPr>
          <w:lang w:val="en-CA"/>
        </w:rPr>
        <w:t>Global Rule</w:t>
      </w:r>
      <w:r w:rsidR="00631897">
        <w:rPr>
          <w:lang w:val="en-CA"/>
        </w:rPr>
        <w:t>”</w:t>
      </w:r>
      <w:r w:rsidRPr="081D0F74">
        <w:rPr>
          <w:lang w:val="en-CA"/>
        </w:rPr>
        <w:t xml:space="preserve"> implemented in a computer program, and this algorithmic lineage has continued through optimization methods (Herremans and Sörensen 2012, 2013; Komosinski and Szachewicz 2015) to the constraint-programming formalizations of the FuxCP project, which </w:t>
      </w:r>
      <w:r w:rsidR="00430D75" w:rsidRPr="081D0F74">
        <w:rPr>
          <w:lang w:val="en-CA"/>
        </w:rPr>
        <w:t>enforce a formalized set of contrapuntal constraints</w:t>
      </w:r>
      <w:r w:rsidRPr="081D0F74">
        <w:rPr>
          <w:lang w:val="en-CA"/>
        </w:rPr>
        <w:t xml:space="preserve"> (Wafflard 2023; Lamotte 2024). </w:t>
      </w:r>
      <w:r w:rsidR="00430D75" w:rsidRPr="081D0F74">
        <w:rPr>
          <w:lang w:val="en-CA"/>
        </w:rPr>
        <w:t>Corpus-based approaches include Cope</w:t>
      </w:r>
      <w:r w:rsidR="00631897">
        <w:rPr>
          <w:lang w:val="en-CA"/>
        </w:rPr>
        <w:t>’</w:t>
      </w:r>
      <w:r w:rsidR="00430D75" w:rsidRPr="081D0F74">
        <w:rPr>
          <w:lang w:val="en-CA"/>
        </w:rPr>
        <w:t>s</w:t>
      </w:r>
      <w:r w:rsidRPr="081D0F74">
        <w:rPr>
          <w:lang w:val="en-CA"/>
        </w:rPr>
        <w:t xml:space="preserve"> recombinant </w:t>
      </w:r>
      <w:r w:rsidRPr="081D0F74">
        <w:rPr>
          <w:i/>
          <w:iCs/>
          <w:lang w:val="en-CA"/>
        </w:rPr>
        <w:t>Experiments in Musical Intelligence</w:t>
      </w:r>
      <w:r w:rsidRPr="081D0F74">
        <w:rPr>
          <w:lang w:val="en-CA"/>
        </w:rPr>
        <w:t xml:space="preserve"> (1989, 1996)</w:t>
      </w:r>
      <w:r w:rsidR="00430D75" w:rsidRPr="081D0F74">
        <w:rPr>
          <w:lang w:val="en-CA"/>
        </w:rPr>
        <w:t>,</w:t>
      </w:r>
      <w:r w:rsidRPr="081D0F74">
        <w:rPr>
          <w:lang w:val="en-CA"/>
        </w:rPr>
        <w:t xml:space="preserve"> neural models trained on Bach</w:t>
      </w:r>
      <w:r w:rsidR="00631897">
        <w:rPr>
          <w:lang w:val="en-CA"/>
        </w:rPr>
        <w:t>’</w:t>
      </w:r>
      <w:r w:rsidRPr="081D0F74">
        <w:rPr>
          <w:lang w:val="en-CA"/>
        </w:rPr>
        <w:t>s chorales (Hadjeres, Pachet, and Nielsen 2017; Padilla and Conklin 2018)</w:t>
      </w:r>
      <w:r w:rsidR="00430D75" w:rsidRPr="081D0F74">
        <w:rPr>
          <w:lang w:val="en-CA"/>
        </w:rPr>
        <w:t>, and statistical models of Palestrina-style counterpoint (Padilla and Conklin 2018).</w:t>
      </w:r>
      <w:r w:rsidRPr="081D0F74">
        <w:rPr>
          <w:lang w:val="en-CA"/>
        </w:rPr>
        <w:t xml:space="preserve"> </w:t>
      </w:r>
      <w:r w:rsidR="00CD4FB6" w:rsidRPr="081D0F74">
        <w:rPr>
          <w:lang w:val="en-CA"/>
        </w:rPr>
        <w:t>CAMBIATA combines explicit rule instruction with generation by a pretrained language model.</w:t>
      </w:r>
      <w:r w:rsidRPr="081D0F74">
        <w:rPr>
          <w:lang w:val="en-CA"/>
        </w:rPr>
        <w:t xml:space="preserve"> </w:t>
      </w:r>
      <w:r w:rsidR="00CD4FB6" w:rsidRPr="081D0F74">
        <w:rPr>
          <w:lang w:val="en-CA"/>
        </w:rPr>
        <w:t xml:space="preserve">During generation, the compositional rules are supplied in natural language rather than enforced through executable constraints </w:t>
      </w:r>
      <w:r w:rsidRPr="081D0F74">
        <w:rPr>
          <w:lang w:val="en-CA"/>
        </w:rPr>
        <w:t xml:space="preserve">(see Appendices 1–5). </w:t>
      </w:r>
      <w:commentRangeEnd w:id="15"/>
      <w:r w:rsidRPr="081D0F74">
        <w:rPr>
          <w:rStyle w:val="CommentReference"/>
          <w:sz w:val="24"/>
          <w:szCs w:val="24"/>
          <w:lang w:val="en-CA"/>
        </w:rPr>
        <w:commentReference w:id="15"/>
      </w:r>
      <w:r w:rsidR="00DB4183" w:rsidRPr="081D0F74">
        <w:rPr>
          <w:lang w:val="en-CA"/>
        </w:rPr>
        <w:t>The experiment tests how reliably LLMs can follow explicit contrapuntal instructions, using automated rule checking alongside qualitative score analysis.</w:t>
      </w:r>
    </w:p>
    <w:p w14:paraId="731FA524" w14:textId="6A1E7271" w:rsidR="00A86C91" w:rsidRPr="00D0693A" w:rsidRDefault="00000000">
      <w:pPr>
        <w:pStyle w:val="BodyText"/>
        <w:rPr>
          <w:lang w:val="en-CA"/>
        </w:rPr>
      </w:pPr>
      <w:r w:rsidRPr="081D0F74">
        <w:rPr>
          <w:lang w:val="en-CA"/>
        </w:rPr>
        <w:t xml:space="preserve">[0.4] The article is organized in two parts. The first explains the architecture and methodology of CAMBIATA: the suitability of species counterpoint as a benchmark, the </w:t>
      </w:r>
      <w:r w:rsidR="00086C5F" w:rsidRPr="081D0F74">
        <w:rPr>
          <w:lang w:val="en-CA"/>
        </w:rPr>
        <w:t>development of the</w:t>
      </w:r>
      <w:r w:rsidRPr="081D0F74">
        <w:rPr>
          <w:lang w:val="en-CA"/>
        </w:rPr>
        <w:t xml:space="preserve"> species guides, the prompting strategies adopted, and the use of MusicXML </w:t>
      </w:r>
      <w:r w:rsidR="00086C5F" w:rsidRPr="081D0F74">
        <w:rPr>
          <w:lang w:val="en-CA"/>
        </w:rPr>
        <w:t>to represent musical inputs and outputs</w:t>
      </w:r>
      <w:r w:rsidRPr="081D0F74">
        <w:rPr>
          <w:lang w:val="en-CA"/>
        </w:rPr>
        <w:t xml:space="preserve">. The second </w:t>
      </w:r>
      <w:r w:rsidR="00AD5266" w:rsidRPr="081D0F74">
        <w:rPr>
          <w:lang w:val="en-CA"/>
        </w:rPr>
        <w:t>compares the three models through statistical evaluation of the corpus and qualitative analysis of selected scores, with the latter organized by species.</w:t>
      </w:r>
      <w:r w:rsidRPr="081D0F74">
        <w:rPr>
          <w:lang w:val="en-CA"/>
        </w:rPr>
        <w:t xml:space="preserve"> Together, </w:t>
      </w:r>
      <w:r w:rsidR="00856221" w:rsidRPr="081D0F74">
        <w:rPr>
          <w:lang w:val="en-CA"/>
        </w:rPr>
        <w:t>these analyses connect the computational assessment of rule complicance with the interpretation of species counterpoint through historical music theory.</w:t>
      </w:r>
    </w:p>
    <w:p w14:paraId="4BE0335F" w14:textId="708310C6" w:rsidR="00A86C91" w:rsidRPr="00474DD3" w:rsidRDefault="00000000">
      <w:pPr>
        <w:pStyle w:val="Heading1"/>
        <w:rPr>
          <w:lang w:val="en-CA"/>
        </w:rPr>
      </w:pPr>
      <w:bookmarkStart w:id="16" w:name="Xcb6e4c9d54b573abc4c2051d7eab5ce12325b1f"/>
      <w:bookmarkEnd w:id="5"/>
      <w:r w:rsidRPr="081D0F74">
        <w:rPr>
          <w:lang w:val="en-CA"/>
        </w:rPr>
        <w:lastRenderedPageBreak/>
        <w:t>1. Architecture and Methodology</w:t>
      </w:r>
    </w:p>
    <w:p w14:paraId="08E83373" w14:textId="77777777" w:rsidR="00A86C91" w:rsidRPr="00474DD3" w:rsidRDefault="00000000">
      <w:pPr>
        <w:pStyle w:val="Heading2"/>
        <w:rPr>
          <w:lang w:val="en-CA"/>
        </w:rPr>
      </w:pPr>
      <w:bookmarkStart w:id="17" w:name="X3f3825cfb900898611ef3e1ab3ef655ff50d1ec"/>
      <w:r w:rsidRPr="081D0F74">
        <w:rPr>
          <w:lang w:val="en-CA"/>
        </w:rPr>
        <w:t>Species Counterpoint as a Benchmark for LLM Rule Compliance</w:t>
      </w:r>
    </w:p>
    <w:p w14:paraId="4F0A798D" w14:textId="0D36C235" w:rsidR="00A86C91" w:rsidRPr="00474DD3" w:rsidRDefault="00000000">
      <w:pPr>
        <w:pStyle w:val="FirstParagraph"/>
        <w:rPr>
          <w:lang w:val="en-CA"/>
        </w:rPr>
      </w:pPr>
      <w:r w:rsidRPr="081D0F74">
        <w:rPr>
          <w:lang w:val="en-CA"/>
        </w:rPr>
        <w:t xml:space="preserve">[1.1] </w:t>
      </w:r>
      <w:r w:rsidR="00006B18" w:rsidRPr="081D0F74">
        <w:rPr>
          <w:lang w:val="en-CA"/>
        </w:rPr>
        <w:t>This study examines how LLMs apply explicit musical rules when generating species counterpoint</w:t>
      </w:r>
      <w:r w:rsidRPr="081D0F74">
        <w:rPr>
          <w:lang w:val="en-CA"/>
        </w:rPr>
        <w:t>. Recent research has produced various benchmarks for evaluating LLMs on music</w:t>
      </w:r>
      <w:r w:rsidR="00006B18" w:rsidRPr="081D0F74">
        <w:rPr>
          <w:lang w:val="en-CA"/>
        </w:rPr>
        <w:t>al</w:t>
      </w:r>
      <w:r w:rsidRPr="081D0F74">
        <w:rPr>
          <w:lang w:val="en-CA"/>
        </w:rPr>
        <w:t xml:space="preserve"> knowledge, symbolic </w:t>
      </w:r>
      <w:r w:rsidR="00006B18" w:rsidRPr="081D0F74">
        <w:rPr>
          <w:lang w:val="en-CA"/>
        </w:rPr>
        <w:t xml:space="preserve">music </w:t>
      </w:r>
      <w:r w:rsidRPr="081D0F74">
        <w:rPr>
          <w:lang w:val="en-CA"/>
        </w:rPr>
        <w:t xml:space="preserve">understanding, and reasoning </w:t>
      </w:r>
      <w:r w:rsidR="00006B18" w:rsidRPr="081D0F74">
        <w:rPr>
          <w:lang w:val="en-CA"/>
        </w:rPr>
        <w:t xml:space="preserve">about musical scores </w:t>
      </w:r>
      <w:r w:rsidRPr="081D0F74">
        <w:rPr>
          <w:lang w:val="en-CA"/>
        </w:rPr>
        <w:t>(</w:t>
      </w:r>
      <w:commentRangeStart w:id="18"/>
      <w:r w:rsidRPr="081D0F74">
        <w:rPr>
          <w:lang w:val="en-CA"/>
        </w:rPr>
        <w:t>Yuan et al. 2024; Zhao et al. 2025; Mundada et al. 2025; Dai et al. 2025; Wang et al. 2025</w:t>
      </w:r>
      <w:commentRangeEnd w:id="18"/>
      <w:r w:rsidRPr="081D0F74">
        <w:rPr>
          <w:rStyle w:val="CommentReference"/>
          <w:sz w:val="24"/>
          <w:szCs w:val="24"/>
          <w:lang w:val="en-CA"/>
        </w:rPr>
        <w:commentReference w:id="18"/>
      </w:r>
      <w:r w:rsidRPr="081D0F74">
        <w:rPr>
          <w:lang w:val="en-CA"/>
        </w:rPr>
        <w:t xml:space="preserve">). Our research builds on the work of Pond and Fujinaga (2025), who evaluated LLMs </w:t>
      </w:r>
      <w:r w:rsidR="00006B18" w:rsidRPr="081D0F74">
        <w:rPr>
          <w:lang w:val="en-CA"/>
        </w:rPr>
        <w:t>using questions from a Royal Conservatory of Music (</w:t>
      </w:r>
      <w:r w:rsidRPr="081D0F74">
        <w:rPr>
          <w:lang w:val="en-CA"/>
        </w:rPr>
        <w:t>RCM</w:t>
      </w:r>
      <w:r w:rsidR="00006B18" w:rsidRPr="081D0F74">
        <w:rPr>
          <w:lang w:val="en-CA"/>
        </w:rPr>
        <w:t>) Level 6 theory</w:t>
      </w:r>
      <w:r w:rsidRPr="081D0F74">
        <w:rPr>
          <w:lang w:val="en-CA"/>
        </w:rPr>
        <w:t xml:space="preserve"> examination and found that pedagogical prompting strategies (in-context learning and chain-of-thought prompting) improved model performance on music theory tasks. We extend this line of inquiry </w:t>
      </w:r>
      <w:r w:rsidR="00006B18" w:rsidRPr="081D0F74">
        <w:rPr>
          <w:lang w:val="en-CA"/>
        </w:rPr>
        <w:t xml:space="preserve">from answering music theory questions to generating solutions to </w:t>
      </w:r>
      <w:r w:rsidRPr="081D0F74">
        <w:rPr>
          <w:lang w:val="en-CA"/>
        </w:rPr>
        <w:t xml:space="preserve">species counterpoint </w:t>
      </w:r>
      <w:r w:rsidR="00006B18" w:rsidRPr="081D0F74">
        <w:rPr>
          <w:lang w:val="en-CA"/>
        </w:rPr>
        <w:t xml:space="preserve">exercises </w:t>
      </w:r>
      <w:r w:rsidRPr="081D0F74">
        <w:rPr>
          <w:lang w:val="en-CA"/>
        </w:rPr>
        <w:t>that conform to the rules codified by Johann Joseph Fux</w:t>
      </w:r>
      <w:r w:rsidR="00631897">
        <w:rPr>
          <w:lang w:val="en-CA"/>
        </w:rPr>
        <w:t>’</w:t>
      </w:r>
      <w:r w:rsidR="00006B18" w:rsidRPr="081D0F74">
        <w:rPr>
          <w:lang w:val="en-CA"/>
        </w:rPr>
        <w:t>s</w:t>
      </w:r>
      <w:r w:rsidRPr="081D0F74">
        <w:rPr>
          <w:lang w:val="en-CA"/>
        </w:rPr>
        <w:t xml:space="preserve"> </w:t>
      </w:r>
      <w:r w:rsidRPr="081D0F74">
        <w:rPr>
          <w:i/>
          <w:iCs/>
          <w:lang w:val="en-CA"/>
        </w:rPr>
        <w:t>Gradus ad Parnassum</w:t>
      </w:r>
      <w:r w:rsidRPr="081D0F74">
        <w:rPr>
          <w:lang w:val="en-CA"/>
        </w:rPr>
        <w:t xml:space="preserve"> (1725). Species counterpoint is well suited as a benchmark for this study. Fux</w:t>
      </w:r>
      <w:r w:rsidR="00631897">
        <w:rPr>
          <w:lang w:val="en-CA"/>
        </w:rPr>
        <w:t>’</w:t>
      </w:r>
      <w:r w:rsidRPr="081D0F74">
        <w:rPr>
          <w:lang w:val="en-CA"/>
        </w:rPr>
        <w:t>s treatise has served as a foundation of contrapuntal training for three centuries, shaping the compositional education of Mozart, Beethoven, Brahms, and others, and it remains a standard component of conservatory curricula (Schubert 2008; Green and Jones 2011).</w:t>
      </w:r>
    </w:p>
    <w:p w14:paraId="5FE5E798" w14:textId="6B826491" w:rsidR="00A86C91" w:rsidRPr="00474DD3" w:rsidRDefault="00000000">
      <w:pPr>
        <w:pStyle w:val="BodyText"/>
        <w:rPr>
          <w:lang w:val="en-CA"/>
        </w:rPr>
      </w:pPr>
      <w:commentRangeStart w:id="19"/>
      <w:commentRangeStart w:id="20"/>
      <w:r w:rsidRPr="00474DD3">
        <w:rPr>
          <w:lang w:val="en-CA"/>
        </w:rPr>
        <w:t>[1.2] What makes Fux</w:t>
      </w:r>
      <w:r w:rsidR="00631897">
        <w:rPr>
          <w:lang w:val="en-CA"/>
        </w:rPr>
        <w:t>’</w:t>
      </w:r>
      <w:r w:rsidRPr="00474DD3">
        <w:rPr>
          <w:lang w:val="en-CA"/>
        </w:rPr>
        <w:t xml:space="preserve">s framework appropriate for evaluating LLMs is the nature of its rules. </w:t>
      </w:r>
      <w:commentRangeStart w:id="21"/>
      <w:r w:rsidRPr="00474DD3">
        <w:rPr>
          <w:lang w:val="en-CA"/>
        </w:rPr>
        <w:t>The five species introduce constraints of progressively increasing complexity</w:t>
      </w:r>
      <w:commentRangeEnd w:id="21"/>
      <w:r w:rsidRPr="081D0F74">
        <w:rPr>
          <w:rStyle w:val="CommentReference"/>
          <w:sz w:val="24"/>
          <w:szCs w:val="24"/>
          <w:lang w:val="en-CA"/>
        </w:rPr>
        <w:commentReference w:id="21"/>
      </w:r>
      <w:r w:rsidRPr="00474DD3">
        <w:rPr>
          <w:lang w:val="en-CA"/>
        </w:rPr>
        <w:t xml:space="preserve">. First species (note against note) establishes the foundational </w:t>
      </w:r>
      <w:commentRangeEnd w:id="19"/>
      <w:r w:rsidRPr="081D0F74">
        <w:rPr>
          <w:rStyle w:val="CommentReference"/>
          <w:sz w:val="24"/>
          <w:szCs w:val="24"/>
          <w:lang w:val="en-CA"/>
        </w:rPr>
        <w:commentReference w:id="19"/>
      </w:r>
      <w:commentRangeEnd w:id="20"/>
      <w:r w:rsidRPr="081D0F74">
        <w:rPr>
          <w:rStyle w:val="CommentReference"/>
          <w:sz w:val="24"/>
          <w:szCs w:val="24"/>
          <w:lang w:val="en-CA"/>
        </w:rPr>
        <w:commentReference w:id="20"/>
      </w:r>
      <w:r w:rsidR="00006B18" w:rsidRPr="081D0F74">
        <w:rPr>
          <w:lang w:val="en-CA"/>
        </w:rPr>
        <w:t>rules governing</w:t>
      </w:r>
      <w:r w:rsidRPr="00474DD3">
        <w:rPr>
          <w:lang w:val="en-CA"/>
        </w:rPr>
        <w:t xml:space="preserve"> consonance, parallel motion, and cadential formulas, testing the model</w:t>
      </w:r>
      <w:r w:rsidR="00631897">
        <w:rPr>
          <w:lang w:val="en-CA"/>
        </w:rPr>
        <w:t>’</w:t>
      </w:r>
      <w:r w:rsidRPr="00474DD3">
        <w:rPr>
          <w:lang w:val="en-CA"/>
        </w:rPr>
        <w:t xml:space="preserve">s basic intervallic awareness. Second species (two notes against one) </w:t>
      </w:r>
      <w:r w:rsidR="00454AEE" w:rsidRPr="00474DD3">
        <w:rPr>
          <w:lang w:val="en-CA"/>
        </w:rPr>
        <w:t>introduce</w:t>
      </w:r>
      <w:r w:rsidRPr="00474DD3">
        <w:rPr>
          <w:lang w:val="en-CA"/>
        </w:rPr>
        <w:t xml:space="preserve"> the treatment of passing dissonances on weak beats. Third species (four notes against one) </w:t>
      </w:r>
      <w:r w:rsidR="00454AEE" w:rsidRPr="00474DD3">
        <w:rPr>
          <w:lang w:val="en-CA"/>
        </w:rPr>
        <w:t>extend</w:t>
      </w:r>
      <w:r w:rsidRPr="00474DD3">
        <w:rPr>
          <w:lang w:val="en-CA"/>
        </w:rPr>
        <w:t xml:space="preserve"> dissonance treatment to more complex melodic patterns. Fourth species (syncopation) </w:t>
      </w:r>
      <w:r w:rsidR="00454AEE" w:rsidRPr="00474DD3">
        <w:rPr>
          <w:lang w:val="en-CA"/>
        </w:rPr>
        <w:t>introduce</w:t>
      </w:r>
      <w:r w:rsidRPr="00474DD3">
        <w:rPr>
          <w:lang w:val="en-CA"/>
        </w:rPr>
        <w:t xml:space="preserve"> prepared and resolved suspensions. Fifth species (florid counterpoint), which Fux describes as combining elements from the four preceding species</w:t>
      </w:r>
      <w:ins w:id="22" w:author="Liam Pond, Mr" w:date="2026-09-16T15:46:00Z" w16du:dateUtc="2026-09-16T14:46:00Z">
        <w:r w:rsidR="00EE74D6" w:rsidRPr="081D0F74">
          <w:rPr>
            <w:lang w:val="en-CA"/>
          </w:rPr>
          <w:t>,</w:t>
        </w:r>
      </w:ins>
      <w:r w:rsidRPr="00474DD3">
        <w:rPr>
          <w:lang w:val="en-CA"/>
        </w:rPr>
        <w:t xml:space="preserve"> but for which he provides limited guidance on species selection and variation strategies, tests the model</w:t>
      </w:r>
      <w:r w:rsidR="00631897">
        <w:rPr>
          <w:lang w:val="en-CA"/>
        </w:rPr>
        <w:t>’</w:t>
      </w:r>
      <w:r w:rsidRPr="00474DD3">
        <w:rPr>
          <w:lang w:val="en-CA"/>
        </w:rPr>
        <w:t xml:space="preserve">s ability to coordinate multiple rule systems simultaneously. </w:t>
      </w:r>
      <w:r w:rsidR="54BC3D24" w:rsidRPr="081D0F74">
        <w:rPr>
          <w:lang w:val="en-CA"/>
        </w:rPr>
        <w:t>Most of the</w:t>
      </w:r>
      <w:r w:rsidRPr="00474DD3">
        <w:rPr>
          <w:lang w:val="en-CA"/>
        </w:rPr>
        <w:t xml:space="preserve"> rules are explicit, hierarchically organized, and amenable to objective evaluation: one can determine unambiguously whether a given solution contains parallel fifths, an unprepared dissonance, or an incorrect cadential formula. </w:t>
      </w:r>
      <w:r w:rsidR="00EE74D6" w:rsidRPr="081D0F74">
        <w:rPr>
          <w:lang w:val="en-CA"/>
        </w:rPr>
        <w:t>This structure supports comparisons of rule compliance across species with different contrapuntal requirements.</w:t>
      </w:r>
    </w:p>
    <w:p w14:paraId="11F2961A" w14:textId="7BA91452" w:rsidR="00A86C91" w:rsidRPr="00474DD3" w:rsidRDefault="00000000">
      <w:pPr>
        <w:pStyle w:val="BodyText"/>
        <w:rPr>
          <w:lang w:val="en-CA"/>
        </w:rPr>
      </w:pPr>
      <w:r w:rsidRPr="00474DD3">
        <w:rPr>
          <w:lang w:val="en-CA"/>
        </w:rPr>
        <w:t>[1.3] Our methodology is text-based and draws on Fux</w:t>
      </w:r>
      <w:r w:rsidR="00631897">
        <w:rPr>
          <w:lang w:val="en-CA"/>
        </w:rPr>
        <w:t>’</w:t>
      </w:r>
      <w:r w:rsidRPr="00474DD3">
        <w:rPr>
          <w:lang w:val="en-CA"/>
        </w:rPr>
        <w:t>s own pedagogical approach. Just as Fux cast his treatise as a dialogue between the student Joseph and the master Aloysius, we instruct the LLM through carefully designed prompts and supplementary guides adapted from Fux</w:t>
      </w:r>
      <w:r w:rsidR="00631897">
        <w:rPr>
          <w:lang w:val="en-CA"/>
        </w:rPr>
        <w:t>’</w:t>
      </w:r>
      <w:r w:rsidRPr="00474DD3">
        <w:rPr>
          <w:lang w:val="en-CA"/>
        </w:rPr>
        <w:t xml:space="preserve">s rules. </w:t>
      </w:r>
      <w:commentRangeStart w:id="23"/>
      <w:commentRangeStart w:id="24"/>
      <w:r w:rsidRPr="00474DD3">
        <w:rPr>
          <w:lang w:val="en-CA"/>
        </w:rPr>
        <w:t xml:space="preserve"> </w:t>
      </w:r>
      <w:commentRangeEnd w:id="23"/>
      <w:r w:rsidR="00631897" w:rsidRPr="081D0F74">
        <w:rPr>
          <w:rStyle w:val="CommentReference"/>
          <w:sz w:val="24"/>
          <w:szCs w:val="24"/>
          <w:lang w:val="en-CA"/>
        </w:rPr>
        <w:commentReference w:id="23"/>
      </w:r>
      <w:commentRangeEnd w:id="24"/>
      <w:r w:rsidRPr="081D0F74">
        <w:rPr>
          <w:rStyle w:val="CommentReference"/>
          <w:sz w:val="24"/>
          <w:szCs w:val="24"/>
          <w:lang w:val="en-CA"/>
        </w:rPr>
        <w:commentReference w:id="24"/>
      </w:r>
      <w:r w:rsidRPr="081D0F74">
        <w:rPr>
          <w:lang w:val="en-CA"/>
        </w:rPr>
        <w:t xml:space="preserve">Restricting our scope to two-voice counterpoint, we tasked three LLMs with composing </w:t>
      </w:r>
      <w:r w:rsidR="00EE74D6" w:rsidRPr="081D0F74">
        <w:rPr>
          <w:lang w:val="en-CA"/>
        </w:rPr>
        <w:t xml:space="preserve">solutions to two-voice counterpoint exercises in </w:t>
      </w:r>
      <w:r w:rsidRPr="081D0F74">
        <w:rPr>
          <w:lang w:val="en-CA"/>
        </w:rPr>
        <w:t xml:space="preserve">first through fifth species, each </w:t>
      </w:r>
      <w:r w:rsidR="00EE74D6" w:rsidRPr="081D0F74">
        <w:rPr>
          <w:lang w:val="en-CA"/>
        </w:rPr>
        <w:t>using</w:t>
      </w:r>
      <w:r w:rsidRPr="081D0F74">
        <w:rPr>
          <w:lang w:val="en-CA"/>
        </w:rPr>
        <w:t xml:space="preserve"> a custom pedagogical </w:t>
      </w:r>
      <w:r w:rsidRPr="081D0F74">
        <w:rPr>
          <w:lang w:val="en-CA"/>
        </w:rPr>
        <w:lastRenderedPageBreak/>
        <w:t>guide adapted from Fux</w:t>
      </w:r>
      <w:r w:rsidR="00631897">
        <w:rPr>
          <w:lang w:val="en-CA"/>
        </w:rPr>
        <w:t>’</w:t>
      </w:r>
      <w:r w:rsidRPr="081D0F74">
        <w:rPr>
          <w:lang w:val="en-CA"/>
        </w:rPr>
        <w:t xml:space="preserve">s rules. </w:t>
      </w:r>
      <w:r w:rsidR="00492037" w:rsidRPr="081D0F74">
        <w:rPr>
          <w:lang w:val="en-CA"/>
        </w:rPr>
        <w:t>This study evaluates observable rule compliance without determining the internal mechanisms responsible for it.</w:t>
      </w:r>
    </w:p>
    <w:p w14:paraId="0BA4AB11" w14:textId="0688A293" w:rsidR="00A86C91" w:rsidRPr="00474DD3" w:rsidRDefault="00422E3A">
      <w:pPr>
        <w:pStyle w:val="Heading2"/>
        <w:rPr>
          <w:lang w:val="en-CA"/>
        </w:rPr>
      </w:pPr>
      <w:bookmarkStart w:id="25" w:name="X30536deeb92c2e45c121d6356c4b31dcb724931"/>
      <w:bookmarkEnd w:id="17"/>
      <w:r w:rsidRPr="081D0F74">
        <w:rPr>
          <w:lang w:val="en-CA"/>
        </w:rPr>
        <w:t>Prompting, Generation and Evaluation</w:t>
      </w:r>
    </w:p>
    <w:p w14:paraId="47436B64" w14:textId="1CC8E470" w:rsidR="00A86C91" w:rsidRPr="00474DD3" w:rsidRDefault="00C62B6A">
      <w:pPr>
        <w:pStyle w:val="FirstParagraph"/>
        <w:rPr>
          <w:lang w:val="en-CA"/>
        </w:rPr>
      </w:pPr>
      <w:r w:rsidRPr="081D0F74">
        <w:rPr>
          <w:lang w:val="en-CA"/>
        </w:rPr>
        <w:t xml:space="preserve">[1.4] The CAMBIATA workflow draws explicitly on established techniques from the prompt engineering literature. </w:t>
      </w:r>
      <w:r w:rsidR="0065434A" w:rsidRPr="081D0F74">
        <w:rPr>
          <w:lang w:val="en-CA"/>
        </w:rPr>
        <w:t>Drawing on chain-of-thought prompting research (</w:t>
      </w:r>
      <w:commentRangeStart w:id="26"/>
      <w:r w:rsidRPr="081D0F74">
        <w:rPr>
          <w:lang w:val="en-CA"/>
        </w:rPr>
        <w:t>Wei et al. 2022</w:t>
      </w:r>
      <w:r w:rsidR="0065434A" w:rsidRPr="081D0F74">
        <w:rPr>
          <w:lang w:val="en-CA"/>
        </w:rPr>
        <w:t>;</w:t>
      </w:r>
      <w:r w:rsidRPr="081D0F74">
        <w:rPr>
          <w:lang w:val="en-CA"/>
        </w:rPr>
        <w:t xml:space="preserve"> Kojima et al. 2022), </w:t>
      </w:r>
      <w:commentRangeEnd w:id="26"/>
      <w:r w:rsidRPr="081D0F74">
        <w:rPr>
          <w:rStyle w:val="CommentReference"/>
          <w:sz w:val="24"/>
          <w:szCs w:val="24"/>
          <w:lang w:val="en-CA"/>
        </w:rPr>
        <w:commentReference w:id="26"/>
      </w:r>
      <w:r w:rsidR="0065434A" w:rsidRPr="081D0F74">
        <w:rPr>
          <w:lang w:val="en-CA"/>
        </w:rPr>
        <w:t xml:space="preserve">our task prompts instruct the model to analyze the cantus firmus, plan the counterpoint, and check its compliance with the supplied rules before returning the MusicXML output. </w:t>
      </w:r>
      <w:r w:rsidRPr="081D0F74">
        <w:rPr>
          <w:lang w:val="en-CA"/>
        </w:rPr>
        <w:t xml:space="preserve">We apply role prompting (Shanahan et al., 2023), assigning the model the persona of a specialist in sixteenth-century species counterpoint and an expert in MusicXML encoding. </w:t>
      </w:r>
      <w:r w:rsidR="0065434A" w:rsidRPr="081D0F74">
        <w:rPr>
          <w:lang w:val="en-CA"/>
        </w:rPr>
        <w:t>We supply in-context examples (Brown et al. 2020) through a species-specific MusicXML file containing Fux</w:t>
      </w:r>
      <w:r w:rsidR="00631897">
        <w:rPr>
          <w:lang w:val="en-CA"/>
        </w:rPr>
        <w:t>’</w:t>
      </w:r>
      <w:r w:rsidR="0065434A" w:rsidRPr="081D0F74">
        <w:rPr>
          <w:lang w:val="en-CA"/>
        </w:rPr>
        <w:t>s solutions above and below the cantus firmus in D, with an instruction identifying the relevant voice placement. The prompts also instruct the model to check compliance with the supplied rules and correct any violations before returning its response. This self-check instruction operates within a single generation request; the evaluator</w:t>
      </w:r>
      <w:r w:rsidR="00631897">
        <w:rPr>
          <w:lang w:val="en-CA"/>
        </w:rPr>
        <w:t>’</w:t>
      </w:r>
      <w:r w:rsidR="0065434A" w:rsidRPr="081D0F74">
        <w:rPr>
          <w:lang w:val="en-CA"/>
        </w:rPr>
        <w:t>s feedback is not returned to the model for revision.</w:t>
      </w:r>
    </w:p>
    <w:p w14:paraId="007BBF5A" w14:textId="5DB5B09B" w:rsidR="00A86C91" w:rsidRPr="00474DD3" w:rsidRDefault="00C62B6A">
      <w:pPr>
        <w:pStyle w:val="BodyText"/>
        <w:rPr>
          <w:lang w:val="en-CA"/>
        </w:rPr>
      </w:pPr>
      <w:r w:rsidRPr="081D0F74">
        <w:rPr>
          <w:lang w:val="en-CA"/>
        </w:rPr>
        <w:t xml:space="preserve">[1.5] </w:t>
      </w:r>
      <w:r w:rsidR="0065434A" w:rsidRPr="081D0F74">
        <w:rPr>
          <w:lang w:val="en-CA"/>
        </w:rPr>
        <w:t>During generation, c</w:t>
      </w:r>
      <w:r w:rsidRPr="081D0F74">
        <w:rPr>
          <w:lang w:val="en-CA"/>
        </w:rPr>
        <w:t xml:space="preserve">ompositional rules are conveyed to the model in natural language, as one would explain them to a student, rather than </w:t>
      </w:r>
      <w:r w:rsidR="0065434A" w:rsidRPr="081D0F74">
        <w:rPr>
          <w:lang w:val="en-CA"/>
        </w:rPr>
        <w:t>enforced by a constraint solver</w:t>
      </w:r>
      <w:r w:rsidRPr="081D0F74">
        <w:rPr>
          <w:lang w:val="en-CA"/>
        </w:rPr>
        <w:t xml:space="preserve">. One might object that an LLM could also have been used to generate an algorithmic counterpoint solver that translates the species guides into executable code. Such an approach, however, would </w:t>
      </w:r>
      <w:r w:rsidR="0065434A" w:rsidRPr="081D0F74">
        <w:rPr>
          <w:lang w:val="en-CA"/>
        </w:rPr>
        <w:t>shift the investigation toward LL</w:t>
      </w:r>
      <w:r w:rsidR="002D47F9" w:rsidRPr="081D0F74">
        <w:rPr>
          <w:lang w:val="en-CA"/>
        </w:rPr>
        <w:t>M</w:t>
      </w:r>
      <w:r w:rsidR="0065434A" w:rsidRPr="081D0F74">
        <w:rPr>
          <w:lang w:val="en-CA"/>
        </w:rPr>
        <w:t>-assisted construction of a counterpoint solver, bringing it closer to the constraint-based methodologies discussed above</w:t>
      </w:r>
      <w:r w:rsidRPr="081D0F74">
        <w:rPr>
          <w:lang w:val="en-CA"/>
        </w:rPr>
        <w:t xml:space="preserve"> (Wafflard 2023; Lamotte 2024). </w:t>
      </w:r>
      <w:r w:rsidR="002A0A51" w:rsidRPr="081D0F74">
        <w:rPr>
          <w:lang w:val="en-CA"/>
        </w:rPr>
        <w:t>CAMBIATA investigates how successfully LLMs generate solutions to Fux</w:t>
      </w:r>
      <w:r w:rsidR="00631897">
        <w:rPr>
          <w:lang w:val="en-CA"/>
        </w:rPr>
        <w:t>’</w:t>
      </w:r>
      <w:r w:rsidR="002A0A51" w:rsidRPr="081D0F74">
        <w:rPr>
          <w:lang w:val="en-CA"/>
        </w:rPr>
        <w:t>s species-counterpoint exercises when compositional rules are supplied in natural language</w:t>
      </w:r>
      <w:r w:rsidRPr="081D0F74">
        <w:rPr>
          <w:lang w:val="en-CA"/>
        </w:rPr>
        <w:t xml:space="preserve">. The diagram in </w:t>
      </w:r>
      <w:commentRangeStart w:id="27"/>
      <w:commentRangeStart w:id="28"/>
      <w:commentRangeStart w:id="29"/>
      <w:commentRangeStart w:id="30"/>
      <w:commentRangeStart w:id="31"/>
      <w:commentRangeStart w:id="32"/>
      <w:commentRangeStart w:id="33"/>
      <w:r w:rsidR="002C2B3B" w:rsidRPr="081D0F74">
        <w:rPr>
          <w:lang w:val="en-CA"/>
        </w:rPr>
        <w:t>Figure</w:t>
      </w:r>
      <w:r w:rsidRPr="081D0F74">
        <w:rPr>
          <w:lang w:val="en-CA"/>
        </w:rPr>
        <w:t xml:space="preserve"> 1 </w:t>
      </w:r>
      <w:commentRangeEnd w:id="27"/>
      <w:r w:rsidRPr="081D0F74">
        <w:rPr>
          <w:rStyle w:val="CommentReference"/>
          <w:sz w:val="24"/>
          <w:szCs w:val="24"/>
          <w:lang w:val="en-CA"/>
        </w:rPr>
        <w:commentReference w:id="27"/>
      </w:r>
      <w:commentRangeEnd w:id="28"/>
      <w:r w:rsidRPr="081D0F74">
        <w:rPr>
          <w:rStyle w:val="CommentReference"/>
          <w:sz w:val="24"/>
          <w:szCs w:val="24"/>
          <w:lang w:val="en-CA"/>
        </w:rPr>
        <w:commentReference w:id="28"/>
      </w:r>
      <w:commentRangeEnd w:id="29"/>
      <w:r w:rsidRPr="081D0F74">
        <w:rPr>
          <w:rStyle w:val="CommentReference"/>
          <w:sz w:val="24"/>
          <w:szCs w:val="24"/>
          <w:lang w:val="en-CA"/>
        </w:rPr>
        <w:commentReference w:id="29"/>
      </w:r>
      <w:commentRangeEnd w:id="30"/>
      <w:r w:rsidRPr="081D0F74">
        <w:rPr>
          <w:rStyle w:val="CommentReference"/>
          <w:sz w:val="24"/>
          <w:szCs w:val="24"/>
          <w:lang w:val="en-CA"/>
        </w:rPr>
        <w:commentReference w:id="30"/>
      </w:r>
      <w:commentRangeEnd w:id="31"/>
      <w:r w:rsidRPr="081D0F74">
        <w:rPr>
          <w:rStyle w:val="CommentReference"/>
          <w:sz w:val="24"/>
          <w:szCs w:val="24"/>
          <w:lang w:val="en-CA"/>
        </w:rPr>
        <w:commentReference w:id="31"/>
      </w:r>
      <w:commentRangeEnd w:id="32"/>
      <w:r w:rsidRPr="081D0F74">
        <w:rPr>
          <w:rStyle w:val="CommentReference"/>
          <w:sz w:val="24"/>
          <w:szCs w:val="24"/>
          <w:lang w:val="en-CA"/>
        </w:rPr>
        <w:commentReference w:id="32"/>
      </w:r>
      <w:commentRangeEnd w:id="33"/>
      <w:r w:rsidRPr="081D0F74">
        <w:rPr>
          <w:rStyle w:val="CommentReference"/>
          <w:sz w:val="24"/>
          <w:szCs w:val="24"/>
          <w:lang w:val="en-CA"/>
        </w:rPr>
        <w:commentReference w:id="33"/>
      </w:r>
      <w:r w:rsidRPr="081D0F74">
        <w:rPr>
          <w:lang w:val="en-CA"/>
        </w:rPr>
        <w:t>presents the resulting workflow, and the following paragraphs define each step, proceeding from top to bottom.</w:t>
      </w:r>
    </w:p>
    <w:p w14:paraId="266896B2" w14:textId="5E99FE80" w:rsidR="00A86C91" w:rsidRPr="00474DD3" w:rsidRDefault="00C62B6A">
      <w:pPr>
        <w:pStyle w:val="BodyText"/>
        <w:rPr>
          <w:lang w:val="en-CA"/>
        </w:rPr>
      </w:pPr>
      <w:r w:rsidRPr="00474DD3">
        <w:rPr>
          <w:lang w:val="en-CA"/>
        </w:rPr>
        <w:t xml:space="preserve">[1.6] </w:t>
      </w:r>
      <w:commentRangeStart w:id="34"/>
      <w:r w:rsidR="002A0A51" w:rsidRPr="081D0F74">
        <w:rPr>
          <w:lang w:val="en-CA"/>
        </w:rPr>
        <w:t>The system prompt begins by assigning the model a specialist role</w:t>
      </w:r>
      <w:r w:rsidRPr="081D0F74">
        <w:rPr>
          <w:lang w:val="en-CA"/>
        </w:rPr>
        <w:t xml:space="preserve">: </w:t>
      </w:r>
      <w:r w:rsidR="00631897">
        <w:rPr>
          <w:lang w:val="en-CA"/>
        </w:rPr>
        <w:t>“</w:t>
      </w:r>
      <w:r w:rsidRPr="081D0F74">
        <w:rPr>
          <w:lang w:val="en-CA"/>
        </w:rPr>
        <w:t xml:space="preserve">You are a specialist in 16th-century species counterpoint as codified by Johann Joseph Fux in </w:t>
      </w:r>
      <w:r w:rsidRPr="081D0F74">
        <w:rPr>
          <w:i/>
          <w:iCs/>
          <w:lang w:val="en-CA"/>
        </w:rPr>
        <w:t>Gradus ad Parnassum</w:t>
      </w:r>
      <w:r w:rsidRPr="081D0F74">
        <w:rPr>
          <w:lang w:val="en-CA"/>
        </w:rPr>
        <w:t>, and an expert in the MusicXML encoding format.</w:t>
      </w:r>
      <w:r w:rsidR="00631897">
        <w:rPr>
          <w:lang w:val="en-CA"/>
        </w:rPr>
        <w:t>”</w:t>
      </w:r>
      <w:r w:rsidRPr="081D0F74">
        <w:rPr>
          <w:lang w:val="en-CA"/>
        </w:rPr>
        <w:t xml:space="preserve"> </w:t>
      </w:r>
      <w:r w:rsidR="002A0A51" w:rsidRPr="081D0F74">
        <w:rPr>
          <w:lang w:val="en-CA"/>
        </w:rPr>
        <w:t>The user prompt specifies the task of composing a counterpoint to the supplied cantus firmus and includes the task instructions, species guide, reference MusicXML example file, output-format instructions, and cantus firmus encoded in MusicXML.</w:t>
      </w:r>
      <w:commentRangeEnd w:id="34"/>
      <w:r w:rsidRPr="00B80682">
        <w:rPr>
          <w:rStyle w:val="CommentReference"/>
          <w:sz w:val="24"/>
          <w:szCs w:val="24"/>
          <w:lang w:val="en-CA"/>
        </w:rPr>
        <w:commentReference w:id="34"/>
      </w:r>
    </w:p>
    <w:p w14:paraId="2D48D327" w14:textId="77777777" w:rsidR="00FD326D" w:rsidRPr="00474DD3" w:rsidRDefault="00FD326D">
      <w:pPr>
        <w:pStyle w:val="BodyText"/>
        <w:rPr>
          <w:lang w:val="en-CA"/>
        </w:rPr>
      </w:pPr>
    </w:p>
    <w:p w14:paraId="38631D0E" w14:textId="75E4AA37" w:rsidR="00FD326D" w:rsidRPr="00474DD3" w:rsidRDefault="00FD326D" w:rsidP="00FD326D">
      <w:pPr>
        <w:rPr>
          <w:lang w:val="en-CA"/>
        </w:rPr>
      </w:pPr>
      <w:r w:rsidRPr="00474DD3">
        <w:rPr>
          <w:noProof/>
          <w:lang w:val="en-CA"/>
        </w:rPr>
        <w:lastRenderedPageBreak/>
        <mc:AlternateContent>
          <mc:Choice Requires="wps">
            <w:drawing>
              <wp:anchor distT="0" distB="0" distL="114300" distR="114300" simplePos="0" relativeHeight="251658240" behindDoc="0" locked="0" layoutInCell="1" allowOverlap="1" wp14:anchorId="1E9FA061" wp14:editId="3AD8EAB9">
                <wp:simplePos x="0" y="0"/>
                <wp:positionH relativeFrom="column">
                  <wp:posOffset>4754880</wp:posOffset>
                </wp:positionH>
                <wp:positionV relativeFrom="paragraph">
                  <wp:posOffset>3758532</wp:posOffset>
                </wp:positionV>
                <wp:extent cx="1709057" cy="2281187"/>
                <wp:effectExtent l="0" t="0" r="5715" b="5080"/>
                <wp:wrapNone/>
                <wp:docPr id="1960031443" name="Zone de texte 9"/>
                <wp:cNvGraphicFramePr/>
                <a:graphic xmlns:a="http://schemas.openxmlformats.org/drawingml/2006/main">
                  <a:graphicData uri="http://schemas.microsoft.com/office/word/2010/wordprocessingShape">
                    <wps:wsp>
                      <wps:cNvSpPr txBox="1"/>
                      <wps:spPr>
                        <a:xfrm>
                          <a:off x="0" y="0"/>
                          <a:ext cx="1709057" cy="2281187"/>
                        </a:xfrm>
                        <a:prstGeom prst="rect">
                          <a:avLst/>
                        </a:prstGeom>
                        <a:solidFill>
                          <a:schemeClr val="lt1"/>
                        </a:solidFill>
                        <a:ln w="6350">
                          <a:noFill/>
                        </a:ln>
                      </wps:spPr>
                      <wps:txbx>
                        <w:txbxContent>
                          <w:p w14:paraId="1D02314D" w14:textId="1570F313" w:rsidR="00FD326D" w:rsidRDefault="002C2B3B" w:rsidP="00FD326D">
                            <w:pPr>
                              <w:pStyle w:val="BodyText"/>
                              <w:spacing w:after="0"/>
                              <w:jc w:val="center"/>
                            </w:pPr>
                            <w:ins w:id="35" w:author="Liam Pond, Mr" w:date="2026-09-16T16:41:00Z" w16du:dateUtc="2026-09-16T15:41:00Z">
                              <w:r>
                                <w:t>Figure</w:t>
                              </w:r>
                            </w:ins>
                            <w:del w:id="36" w:author="Liam Pond, Mr" w:date="2026-09-16T16:41:00Z" w16du:dateUtc="2026-09-16T15:41:00Z">
                              <w:r w:rsidR="00FD326D" w:rsidDel="002C2B3B">
                                <w:delText>Example</w:delText>
                              </w:r>
                            </w:del>
                            <w:r w:rsidR="00FD326D">
                              <w:t xml:space="preserve"> 1. </w:t>
                            </w:r>
                          </w:p>
                          <w:p w14:paraId="4D1879DF" w14:textId="5E8BF392" w:rsidR="00FD326D" w:rsidDel="00E646E1" w:rsidRDefault="00FD326D" w:rsidP="00FD326D">
                            <w:pPr>
                              <w:pStyle w:val="BodyText"/>
                              <w:spacing w:before="0"/>
                              <w:jc w:val="center"/>
                              <w:rPr>
                                <w:del w:id="37" w:author="Liam Pond, Mr" w:date="2026-09-16T16:57:00Z" w16du:dateUtc="2026-09-16T15:57:00Z"/>
                              </w:rPr>
                            </w:pPr>
                            <w:del w:id="38" w:author="Liam Pond, Mr" w:date="2026-09-16T16:57:00Z" w16du:dateUtc="2026-09-16T15:57:00Z">
                              <w:r w:rsidDel="00E646E1">
                                <w:delText>System Design and Operational Workflow of CAMBIATA.</w:delText>
                              </w:r>
                            </w:del>
                          </w:p>
                          <w:p w14:paraId="4432E119" w14:textId="2D6405AB" w:rsidR="00FD326D" w:rsidRDefault="00E646E1" w:rsidP="00FD326D">
                            <w:pPr>
                              <w:jc w:val="center"/>
                            </w:pPr>
                            <w:ins w:id="39" w:author="Liam Pond, Mr" w:date="2026-09-16T16:57:00Z" w16du:dateUtc="2026-09-16T15:57:00Z">
                              <w:r>
                                <w:t>CAMBIATA</w:t>
                              </w:r>
                            </w:ins>
                            <w:r w:rsidR="00631897">
                              <w:t>’</w:t>
                            </w:r>
                            <w:ins w:id="40" w:author="Liam Pond, Mr" w:date="2026-09-16T16:57:00Z" w16du:dateUtc="2026-09-16T15:57:00Z">
                              <w:r>
                                <w:t>s single-pass generation and evaluation workflow. Solid arrows indicate workflow connections; dashed arrows connect compo</w:t>
                              </w:r>
                            </w:ins>
                            <w:ins w:id="41" w:author="Liam Pond, Mr" w:date="2026-09-16T16:58:00Z" w16du:dateUtc="2026-09-16T15:58:00Z">
                              <w:r>
                                <w:t>nents to illustrative excerpts.</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9FA061" id="_x0000_t202" coordsize="21600,21600" o:spt="202" path="m,l,21600r21600,l21600,xe">
                <v:stroke joinstyle="miter"/>
                <v:path gradientshapeok="t" o:connecttype="rect"/>
              </v:shapetype>
              <v:shape id="Zone de texte 9" o:spid="_x0000_s1026" type="#_x0000_t202" style="position:absolute;margin-left:374.4pt;margin-top:295.95pt;width:134.55pt;height:17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" fillcolor="white [3201]" stroked="f" strokeweight=".5pt">
                <v:textbox>
                  <w:txbxContent>
                    <w:p w14:paraId="1D02314D" w14:textId="1570F313" w:rsidR="00FD326D" w:rsidRDefault="002C2B3B" w:rsidP="00FD326D">
                      <w:pPr>
                        <w:pStyle w:val="BodyText"/>
                        <w:spacing w:after="0"/>
                        <w:jc w:val="center"/>
                      </w:pPr>
                      <w:ins w:id="42" w:author="Liam Pond, Mr" w:date="2026-09-16T16:41:00Z" w16du:dateUtc="2026-09-16T15:41:00Z">
                        <w:r>
                          <w:t>Figure</w:t>
                        </w:r>
                      </w:ins>
                      <w:del w:id="43" w:author="Liam Pond, Mr" w:date="2026-09-16T16:41:00Z" w16du:dateUtc="2026-09-16T15:41:00Z">
                        <w:r w:rsidR="00FD326D" w:rsidDel="002C2B3B">
                          <w:delText>Example</w:delText>
                        </w:r>
                      </w:del>
                      <w:r w:rsidR="00FD326D">
                        <w:t xml:space="preserve"> 1. </w:t>
                      </w:r>
                    </w:p>
                    <w:p w14:paraId="4D1879DF" w14:textId="5E8BF392" w:rsidR="00FD326D" w:rsidDel="00E646E1" w:rsidRDefault="00FD326D" w:rsidP="00FD326D">
                      <w:pPr>
                        <w:pStyle w:val="BodyText"/>
                        <w:spacing w:before="0"/>
                        <w:jc w:val="center"/>
                        <w:rPr>
                          <w:del w:id="44" w:author="Liam Pond, Mr" w:date="2026-09-16T16:57:00Z" w16du:dateUtc="2026-09-16T15:57:00Z"/>
                        </w:rPr>
                      </w:pPr>
                      <w:del w:id="45" w:author="Liam Pond, Mr" w:date="2026-09-16T16:57:00Z" w16du:dateUtc="2026-09-16T15:57:00Z">
                        <w:r w:rsidDel="00E646E1">
                          <w:delText>System Design and Operational Workflow of CAMBIATA.</w:delText>
                        </w:r>
                      </w:del>
                    </w:p>
                    <w:p w14:paraId="4432E119" w14:textId="2D6405AB" w:rsidR="00FD326D" w:rsidRDefault="00E646E1" w:rsidP="00FD326D">
                      <w:pPr>
                        <w:jc w:val="center"/>
                      </w:pPr>
                      <w:ins w:id="46" w:author="Liam Pond, Mr" w:date="2026-09-16T16:57:00Z" w16du:dateUtc="2026-09-16T15:57:00Z">
                        <w:r>
                          <w:t>CAMBIATA</w:t>
                        </w:r>
                      </w:ins>
                      <w:r w:rsidR="00631897">
                        <w:t>’</w:t>
                      </w:r>
                      <w:ins w:id="47" w:author="Liam Pond, Mr" w:date="2026-09-16T16:57:00Z" w16du:dateUtc="2026-09-16T15:57:00Z">
                        <w:r>
                          <w:t>s single-pass generation and evaluation workflow. Solid arrows indicate workflow connections; dashed arrows connect compo</w:t>
                        </w:r>
                      </w:ins>
                      <w:ins w:id="48" w:author="Liam Pond, Mr" w:date="2026-09-16T16:58:00Z" w16du:dateUtc="2026-09-16T15:58:00Z">
                        <w:r>
                          <w:t>nents to illustrative excerpts.</w:t>
                        </w:r>
                      </w:ins>
                    </w:p>
                  </w:txbxContent>
                </v:textbox>
              </v:shape>
            </w:pict>
          </mc:Fallback>
        </mc:AlternateContent>
      </w:r>
      <w:ins w:id="49" w:author="Pierre Basso" w:date="2026-09-22T18:10:00Z" w16du:dateUtc="2026-09-22T18:10:59Z">
        <w:r w:rsidR="142D3DF3">
          <w:rPr>
            <w:noProof/>
          </w:rPr>
          <w:drawing>
            <wp:inline distT="0" distB="0" distL="0" distR="0" wp14:anchorId="267B569B" wp14:editId="64615206">
              <wp:extent cx="4603977" cy="8296275"/>
              <wp:effectExtent l="0" t="0" r="0" b="0"/>
              <wp:docPr id="15479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876" name="Picture 15479876"/>
                      <pic:cNvPicPr/>
                    </pic:nvPicPr>
                    <pic:blipFill>
                      <a:blip r:embed="rId12">
                        <a:extLst>
                          <a:ext uri="{28A0092B-C50C-407E-A947-70E740481C1C}">
                            <a14:useLocalDpi xmlns:a14="http://schemas.microsoft.com/office/drawing/2010/main"/>
                          </a:ext>
                        </a:extLst>
                      </a:blip>
                      <a:stretch>
                        <a:fillRect/>
                      </a:stretch>
                    </pic:blipFill>
                    <pic:spPr>
                      <a:xfrm>
                        <a:off x="0" y="0"/>
                        <a:ext cx="4603977" cy="8296275"/>
                      </a:xfrm>
                      <a:prstGeom prst="rect">
                        <a:avLst/>
                      </a:prstGeom>
                    </pic:spPr>
                  </pic:pic>
                </a:graphicData>
              </a:graphic>
            </wp:inline>
          </w:drawing>
        </w:r>
      </w:ins>
    </w:p>
    <w:p w14:paraId="4D5E7D20" w14:textId="77777777" w:rsidR="00FD326D" w:rsidRPr="00474DD3" w:rsidRDefault="00FD326D" w:rsidP="00FD326D">
      <w:pPr>
        <w:pStyle w:val="BodyText"/>
        <w:rPr>
          <w:lang w:val="en-CA"/>
        </w:rPr>
      </w:pPr>
    </w:p>
    <w:p w14:paraId="1569EA95" w14:textId="10CF84E2" w:rsidR="00A86C91" w:rsidRPr="00474DD3" w:rsidRDefault="00000000">
      <w:pPr>
        <w:pStyle w:val="BodyText"/>
        <w:rPr>
          <w:lang w:val="en-CA"/>
        </w:rPr>
      </w:pPr>
      <w:r w:rsidRPr="081D0F74">
        <w:rPr>
          <w:lang w:val="en-CA"/>
        </w:rPr>
        <w:t xml:space="preserve">[1.7] The guide contains the compositional rules </w:t>
      </w:r>
      <w:r w:rsidR="00C62B6A" w:rsidRPr="081D0F74">
        <w:rPr>
          <w:lang w:val="en-CA"/>
        </w:rPr>
        <w:t xml:space="preserve">that </w:t>
      </w:r>
      <w:r w:rsidRPr="081D0F74">
        <w:rPr>
          <w:lang w:val="en-CA"/>
        </w:rPr>
        <w:t xml:space="preserve">the model is </w:t>
      </w:r>
      <w:r w:rsidR="00E646E1" w:rsidRPr="081D0F74">
        <w:rPr>
          <w:lang w:val="en-CA"/>
        </w:rPr>
        <w:t xml:space="preserve">instructed </w:t>
      </w:r>
      <w:r w:rsidRPr="081D0F74">
        <w:rPr>
          <w:lang w:val="en-CA"/>
        </w:rPr>
        <w:t xml:space="preserve">to </w:t>
      </w:r>
      <w:r w:rsidR="00C62B6A" w:rsidRPr="081D0F74">
        <w:rPr>
          <w:lang w:val="en-CA"/>
        </w:rPr>
        <w:t>follow</w:t>
      </w:r>
      <w:r w:rsidRPr="081D0F74">
        <w:rPr>
          <w:lang w:val="en-CA"/>
        </w:rPr>
        <w:t xml:space="preserve"> wh</w:t>
      </w:r>
      <w:r w:rsidR="00C62B6A" w:rsidRPr="081D0F74">
        <w:rPr>
          <w:lang w:val="en-CA"/>
        </w:rPr>
        <w:t>en</w:t>
      </w:r>
      <w:r w:rsidRPr="081D0F74">
        <w:rPr>
          <w:lang w:val="en-CA"/>
        </w:rPr>
        <w:t xml:space="preserve"> </w:t>
      </w:r>
      <w:r w:rsidR="00E646E1" w:rsidRPr="081D0F74">
        <w:rPr>
          <w:lang w:val="en-CA"/>
        </w:rPr>
        <w:t>composing the counterpoint</w:t>
      </w:r>
      <w:r w:rsidRPr="081D0F74">
        <w:rPr>
          <w:lang w:val="en-CA"/>
        </w:rPr>
        <w:t xml:space="preserve">. </w:t>
      </w:r>
      <w:r w:rsidR="00E646E1" w:rsidRPr="081D0F74">
        <w:rPr>
          <w:lang w:val="en-CA"/>
        </w:rPr>
        <w:t xml:space="preserve">These rules are expressed in </w:t>
      </w:r>
      <w:r w:rsidR="00324806" w:rsidRPr="081D0F74">
        <w:rPr>
          <w:lang w:val="en-CA"/>
        </w:rPr>
        <w:t>natural</w:t>
      </w:r>
      <w:r w:rsidR="00E646E1" w:rsidRPr="081D0F74">
        <w:rPr>
          <w:lang w:val="en-CA"/>
        </w:rPr>
        <w:t xml:space="preserve"> language rather than as executable constraints</w:t>
      </w:r>
      <w:r w:rsidR="00845FC2" w:rsidRPr="081D0F74">
        <w:rPr>
          <w:lang w:val="en-CA"/>
        </w:rPr>
        <w:t xml:space="preserve">. </w:t>
      </w:r>
      <w:r w:rsidRPr="081D0F74">
        <w:rPr>
          <w:lang w:val="en-CA"/>
        </w:rPr>
        <w:t>The guide translates the pedagogical framework of Fux</w:t>
      </w:r>
      <w:r w:rsidR="00631897">
        <w:rPr>
          <w:lang w:val="en-CA"/>
        </w:rPr>
        <w:t>’</w:t>
      </w:r>
      <w:r w:rsidRPr="081D0F74">
        <w:rPr>
          <w:lang w:val="en-CA"/>
        </w:rPr>
        <w:t xml:space="preserve">s </w:t>
      </w:r>
      <w:r w:rsidRPr="081D0F74">
        <w:rPr>
          <w:i/>
          <w:iCs/>
          <w:lang w:val="en-CA"/>
        </w:rPr>
        <w:t>Gradus ad Parnassum</w:t>
      </w:r>
      <w:r w:rsidRPr="081D0F74">
        <w:rPr>
          <w:lang w:val="en-CA"/>
        </w:rPr>
        <w:t xml:space="preserve"> into a set of operational rules covering vertical intervals, motion categories, cadence treatment, tritone prohibition, modal integrity, and the specific obligations of the species at hand. </w:t>
      </w:r>
      <w:r w:rsidR="00E646E1" w:rsidRPr="081D0F74">
        <w:rPr>
          <w:lang w:val="en-CA"/>
        </w:rPr>
        <w:t>Including the</w:t>
      </w:r>
      <w:r w:rsidRPr="081D0F74">
        <w:rPr>
          <w:lang w:val="en-CA"/>
        </w:rPr>
        <w:t xml:space="preserve"> guide in the user prompt</w:t>
      </w:r>
      <w:r w:rsidR="00E646E1" w:rsidRPr="081D0F74">
        <w:rPr>
          <w:lang w:val="en-CA"/>
        </w:rPr>
        <w:t xml:space="preserve"> makes the study</w:t>
      </w:r>
      <w:r w:rsidR="00631897">
        <w:rPr>
          <w:lang w:val="en-CA"/>
        </w:rPr>
        <w:t>’</w:t>
      </w:r>
      <w:r w:rsidR="00E646E1" w:rsidRPr="081D0F74">
        <w:rPr>
          <w:lang w:val="en-CA"/>
        </w:rPr>
        <w:t>s operational interpretation of Fux</w:t>
      </w:r>
      <w:r w:rsidR="00631897">
        <w:rPr>
          <w:lang w:val="en-CA"/>
        </w:rPr>
        <w:t>’</w:t>
      </w:r>
      <w:r w:rsidR="00E646E1" w:rsidRPr="081D0F74">
        <w:rPr>
          <w:lang w:val="en-CA"/>
        </w:rPr>
        <w:t>s rules available during generation, supplementing any contrapuntal knowledge acquired during pre-training.</w:t>
      </w:r>
    </w:p>
    <w:p w14:paraId="1B5912C9" w14:textId="4BB7BA35" w:rsidR="00A86C91" w:rsidRPr="00474DD3" w:rsidRDefault="00000000">
      <w:pPr>
        <w:pStyle w:val="BodyText"/>
        <w:rPr>
          <w:lang w:val="en-CA"/>
        </w:rPr>
      </w:pPr>
      <w:r w:rsidRPr="081D0F74">
        <w:rPr>
          <w:lang w:val="en-CA"/>
        </w:rPr>
        <w:t xml:space="preserve">[1.8] The </w:t>
      </w:r>
      <w:r w:rsidR="00297BF5" w:rsidRPr="081D0F74">
        <w:rPr>
          <w:lang w:val="en-CA"/>
        </w:rPr>
        <w:t xml:space="preserve">supplied </w:t>
      </w:r>
      <w:r w:rsidRPr="081D0F74">
        <w:rPr>
          <w:lang w:val="en-CA"/>
        </w:rPr>
        <w:t xml:space="preserve">example is a </w:t>
      </w:r>
      <w:r w:rsidR="00297BF5" w:rsidRPr="081D0F74">
        <w:rPr>
          <w:lang w:val="en-CA"/>
        </w:rPr>
        <w:t xml:space="preserve">complete </w:t>
      </w:r>
      <w:r w:rsidRPr="081D0F74">
        <w:rPr>
          <w:lang w:val="en-CA"/>
        </w:rPr>
        <w:t xml:space="preserve">MusicXML </w:t>
      </w:r>
      <w:r w:rsidR="00297BF5" w:rsidRPr="081D0F74">
        <w:rPr>
          <w:lang w:val="en-CA"/>
        </w:rPr>
        <w:t>document containing worked solutions by Fux and illustrating both contrapuntal writing and MusicXML encoding.</w:t>
      </w:r>
      <w:r w:rsidRPr="081D0F74">
        <w:rPr>
          <w:lang w:val="en-CA"/>
        </w:rPr>
        <w:t xml:space="preserve"> We </w:t>
      </w:r>
      <w:r w:rsidR="00297BF5" w:rsidRPr="081D0F74">
        <w:rPr>
          <w:lang w:val="en-CA"/>
        </w:rPr>
        <w:t>reserved</w:t>
      </w:r>
      <w:r w:rsidRPr="081D0F74">
        <w:rPr>
          <w:lang w:val="en-CA"/>
        </w:rPr>
        <w:t xml:space="preserve"> the cantus firmus in D </w:t>
      </w:r>
      <w:r w:rsidR="00297BF5" w:rsidRPr="081D0F74">
        <w:rPr>
          <w:lang w:val="en-CA"/>
        </w:rPr>
        <w:t>for the reference solutions supplied as in-context examples, following the use of task demonstrations in prompting research</w:t>
      </w:r>
      <w:r w:rsidRPr="081D0F74">
        <w:rPr>
          <w:lang w:val="en-CA"/>
        </w:rPr>
        <w:t xml:space="preserve"> </w:t>
      </w:r>
      <w:commentRangeStart w:id="50"/>
      <w:r w:rsidRPr="081D0F74">
        <w:rPr>
          <w:lang w:val="en-CA"/>
        </w:rPr>
        <w:t>(Brown et al. 2020</w:t>
      </w:r>
      <w:commentRangeEnd w:id="50"/>
      <w:r w:rsidRPr="081D0F74">
        <w:rPr>
          <w:rStyle w:val="CommentReference"/>
          <w:sz w:val="24"/>
          <w:szCs w:val="24"/>
          <w:lang w:val="en-CA"/>
        </w:rPr>
        <w:commentReference w:id="50"/>
      </w:r>
      <w:r w:rsidRPr="081D0F74">
        <w:rPr>
          <w:lang w:val="en-CA"/>
        </w:rPr>
        <w:t xml:space="preserve">). </w:t>
      </w:r>
      <w:r w:rsidR="00297BF5" w:rsidRPr="081D0F74">
        <w:rPr>
          <w:lang w:val="en-CA"/>
        </w:rPr>
        <w:t xml:space="preserve">Generated solutions may reflect both application of the supplied rules and adaptation of patterns in the reference examples. We therefore excluded </w:t>
      </w:r>
      <w:r w:rsidRPr="081D0F74">
        <w:rPr>
          <w:lang w:val="en-CA"/>
        </w:rPr>
        <w:t xml:space="preserve">cantus firmus </w:t>
      </w:r>
      <w:r w:rsidR="00297BF5" w:rsidRPr="081D0F74">
        <w:rPr>
          <w:lang w:val="en-CA"/>
        </w:rPr>
        <w:t xml:space="preserve">in D </w:t>
      </w:r>
      <w:r w:rsidRPr="081D0F74">
        <w:rPr>
          <w:lang w:val="en-CA"/>
        </w:rPr>
        <w:t xml:space="preserve">from the </w:t>
      </w:r>
      <w:r w:rsidR="00297BF5" w:rsidRPr="081D0F74">
        <w:rPr>
          <w:lang w:val="en-CA"/>
        </w:rPr>
        <w:t xml:space="preserve">evaluation </w:t>
      </w:r>
      <w:r w:rsidRPr="081D0F74">
        <w:rPr>
          <w:lang w:val="en-CA"/>
        </w:rPr>
        <w:t xml:space="preserve">set </w:t>
      </w:r>
      <w:r w:rsidR="00297BF5" w:rsidRPr="081D0F74">
        <w:rPr>
          <w:lang w:val="en-CA"/>
        </w:rPr>
        <w:t>to reduce opportunities for direct reuse of the supplied solutions. This separation does not rule out adaptation of those solutions.</w:t>
      </w:r>
      <w:r w:rsidRPr="081D0F74">
        <w:rPr>
          <w:lang w:val="en-CA"/>
        </w:rPr>
        <w:t xml:space="preserve"> The choice of the D cantus firmus, rather than any other, follows Fux himself: for the </w:t>
      </w:r>
      <w:commentRangeStart w:id="51"/>
      <w:commentRangeStart w:id="52"/>
      <w:r w:rsidRPr="081D0F74">
        <w:rPr>
          <w:lang w:val="en-CA"/>
        </w:rPr>
        <w:t>introduction of each new species, Fux uses the same cantus in D and provides solutions</w:t>
      </w:r>
      <w:commentRangeEnd w:id="51"/>
      <w:r w:rsidRPr="081D0F74">
        <w:rPr>
          <w:rStyle w:val="CommentReference"/>
          <w:sz w:val="24"/>
          <w:szCs w:val="24"/>
          <w:lang w:val="en-CA"/>
        </w:rPr>
        <w:commentReference w:id="51"/>
      </w:r>
      <w:commentRangeEnd w:id="52"/>
      <w:r w:rsidRPr="081D0F74">
        <w:rPr>
          <w:rStyle w:val="CommentReference"/>
          <w:sz w:val="24"/>
          <w:szCs w:val="24"/>
          <w:lang w:val="en-CA"/>
        </w:rPr>
        <w:commentReference w:id="52"/>
      </w:r>
      <w:r w:rsidRPr="081D0F74">
        <w:rPr>
          <w:lang w:val="en-CA"/>
        </w:rPr>
        <w:t xml:space="preserve"> both above and below the given line, so that offering this exact exercise as the example is in keeping with the spirit of the treatise</w:t>
      </w:r>
      <w:r w:rsidR="12B403BE" w:rsidRPr="081D0F74">
        <w:rPr>
          <w:lang w:val="en-CA"/>
        </w:rPr>
        <w:t xml:space="preserve"> (Fux [1725] 1965, 27–67)</w:t>
      </w:r>
      <w:r w:rsidRPr="081D0F74">
        <w:rPr>
          <w:lang w:val="en-CA"/>
        </w:rPr>
        <w:t>.</w:t>
      </w:r>
    </w:p>
    <w:p w14:paraId="43327123" w14:textId="2FCEA97F" w:rsidR="00A86C91" w:rsidRPr="00474DD3" w:rsidRDefault="008D5BC4">
      <w:pPr>
        <w:pStyle w:val="BodyText"/>
        <w:rPr>
          <w:lang w:val="en-CA"/>
        </w:rPr>
      </w:pPr>
      <w:r w:rsidRPr="081D0F74">
        <w:rPr>
          <w:lang w:val="en-CA"/>
        </w:rPr>
        <w:t xml:space="preserve">[1.9] The formatting instructions are output constraints that specify exactly what the model should return: </w:t>
      </w:r>
      <w:r w:rsidR="00631897">
        <w:rPr>
          <w:lang w:val="en-CA"/>
        </w:rPr>
        <w:t>“</w:t>
      </w:r>
      <w:r w:rsidRPr="081D0F74">
        <w:rPr>
          <w:lang w:val="en-CA"/>
        </w:rPr>
        <w:t xml:space="preserve">Emit </w:t>
      </w:r>
      <w:r w:rsidR="007926D3" w:rsidRPr="081D0F74">
        <w:rPr>
          <w:lang w:val="en-CA"/>
        </w:rPr>
        <w:t>ONLY</w:t>
      </w:r>
      <w:r w:rsidRPr="081D0F74">
        <w:rPr>
          <w:lang w:val="en-CA"/>
        </w:rPr>
        <w:t xml:space="preserve"> the MusicXML file. No prose, no analysis, no commentary, no </w:t>
      </w:r>
      <w:r w:rsidR="007926D3" w:rsidRPr="081D0F74">
        <w:rPr>
          <w:lang w:val="en-CA"/>
        </w:rPr>
        <w:t>M</w:t>
      </w:r>
      <w:r w:rsidRPr="081D0F74">
        <w:rPr>
          <w:lang w:val="en-CA"/>
        </w:rPr>
        <w:t xml:space="preserve">arkdown. </w:t>
      </w:r>
      <w:r w:rsidR="007926D3" w:rsidRPr="081D0F74">
        <w:rPr>
          <w:lang w:val="en-CA"/>
        </w:rPr>
        <w:t xml:space="preserve">[…] </w:t>
      </w:r>
      <w:r w:rsidRPr="081D0F74">
        <w:rPr>
          <w:lang w:val="en-CA"/>
        </w:rPr>
        <w:t>The file must be directly renderable by MuseScore without any manual editing.</w:t>
      </w:r>
      <w:r w:rsidR="00631897">
        <w:rPr>
          <w:lang w:val="en-CA"/>
        </w:rPr>
        <w:t>”</w:t>
      </w:r>
      <w:r w:rsidRPr="081D0F74">
        <w:rPr>
          <w:lang w:val="en-CA"/>
        </w:rPr>
        <w:t xml:space="preserve"> Without explicit instructions to the contrary, a model trained to produce conversational text might precede or follow its MusicXML output with explanatory prose, which </w:t>
      </w:r>
      <w:r w:rsidR="007926D3" w:rsidRPr="081D0F74">
        <w:rPr>
          <w:lang w:val="en-CA"/>
        </w:rPr>
        <w:t>c</w:t>
      </w:r>
      <w:r w:rsidRPr="081D0F74">
        <w:rPr>
          <w:lang w:val="en-CA"/>
        </w:rPr>
        <w:t xml:space="preserve">ould </w:t>
      </w:r>
      <w:r w:rsidR="007926D3" w:rsidRPr="081D0F74">
        <w:rPr>
          <w:lang w:val="en-CA"/>
        </w:rPr>
        <w:t>prevent notation software from parsing the response directly as MusicXML. The intended output is a complete two-staff MusicXML score containing the supplied cantus firmus and the generated counterpoint. A valid score can then be rendered in notation software and assessed against the study</w:t>
      </w:r>
      <w:r w:rsidR="00631897">
        <w:rPr>
          <w:lang w:val="en-CA"/>
        </w:rPr>
        <w:t>’</w:t>
      </w:r>
      <w:r w:rsidR="007926D3" w:rsidRPr="081D0F74">
        <w:rPr>
          <w:lang w:val="en-CA"/>
        </w:rPr>
        <w:t>s formalized contrapuntal rules.</w:t>
      </w:r>
    </w:p>
    <w:p w14:paraId="012B322F" w14:textId="2FBA0E4B" w:rsidR="00A86C91" w:rsidRPr="00474DD3" w:rsidRDefault="00000000">
      <w:pPr>
        <w:pStyle w:val="BodyText"/>
        <w:rPr>
          <w:lang w:val="en-CA"/>
        </w:rPr>
      </w:pPr>
      <w:r w:rsidRPr="00B80682">
        <w:rPr>
          <w:lang w:val="en-CA"/>
        </w:rPr>
        <w:t xml:space="preserve">[1.10] The assembled prompt </w:t>
      </w:r>
      <w:r w:rsidR="009033E4">
        <w:rPr>
          <w:lang w:val="en-CA"/>
        </w:rPr>
        <w:t>and user prompts are</w:t>
      </w:r>
      <w:r w:rsidRPr="00B80682" w:rsidDel="009033E4">
        <w:rPr>
          <w:lang w:val="en-CA"/>
        </w:rPr>
        <w:t xml:space="preserve"> transmitted to the </w:t>
      </w:r>
      <w:r w:rsidR="009033E4" w:rsidRPr="081D0F74">
        <w:rPr>
          <w:lang w:val="en-CA"/>
        </w:rPr>
        <w:t xml:space="preserve">selected </w:t>
      </w:r>
      <w:r w:rsidRPr="081D0F74">
        <w:rPr>
          <w:lang w:val="en-CA"/>
        </w:rPr>
        <w:t xml:space="preserve">model through an API call. </w:t>
      </w:r>
      <w:r w:rsidR="009209B5" w:rsidRPr="081D0F74">
        <w:rPr>
          <w:lang w:val="en-CA"/>
        </w:rPr>
        <w:t>The prompt</w:t>
      </w:r>
      <w:r w:rsidR="00631897">
        <w:rPr>
          <w:lang w:val="en-CA"/>
        </w:rPr>
        <w:t>’</w:t>
      </w:r>
      <w:r w:rsidR="009209B5" w:rsidRPr="081D0F74">
        <w:rPr>
          <w:lang w:val="en-CA"/>
        </w:rPr>
        <w:t xml:space="preserve">s natural-language instructions and MusicXML representation can be supplied to each model through provider-specific API interfaces, </w:t>
      </w:r>
      <w:r w:rsidR="001D331C" w:rsidRPr="081D0F74">
        <w:rPr>
          <w:lang w:val="en-CA"/>
        </w:rPr>
        <w:t>enabling</w:t>
      </w:r>
      <w:r w:rsidRPr="081D0F74">
        <w:rPr>
          <w:lang w:val="en-CA"/>
        </w:rPr>
        <w:t xml:space="preserve"> the comparative evaluation of Claude, ChatGPT, and Gemini. </w:t>
      </w:r>
      <w:r w:rsidR="009209B5" w:rsidRPr="081D0F74">
        <w:rPr>
          <w:lang w:val="en-CA"/>
        </w:rPr>
        <w:t>Generation settings were configured separately for each model.</w:t>
      </w:r>
      <w:r w:rsidR="006A0E2B" w:rsidRPr="081D0F74">
        <w:rPr>
          <w:lang w:val="en-CA"/>
        </w:rPr>
        <w:t xml:space="preserve"> Claude was run at temperature 0.0 with extended thinking disabled. Gemini was run </w:t>
      </w:r>
      <w:r w:rsidR="006A0E2B" w:rsidRPr="081D0F74">
        <w:rPr>
          <w:lang w:val="en-CA"/>
        </w:rPr>
        <w:lastRenderedPageBreak/>
        <w:t xml:space="preserve">at temperature 1.0, with its thinking </w:t>
      </w:r>
      <w:r w:rsidR="0023538D" w:rsidRPr="081D0F74">
        <w:rPr>
          <w:lang w:val="en-CA"/>
        </w:rPr>
        <w:t>level</w:t>
      </w:r>
      <w:r w:rsidR="006A0E2B" w:rsidRPr="081D0F74">
        <w:rPr>
          <w:lang w:val="en-CA"/>
        </w:rPr>
        <w:t xml:space="preserve"> </w:t>
      </w:r>
      <w:r w:rsidR="0023538D" w:rsidRPr="081D0F74">
        <w:rPr>
          <w:lang w:val="en-CA"/>
        </w:rPr>
        <w:t>le</w:t>
      </w:r>
      <w:r w:rsidR="006A0E2B" w:rsidRPr="081D0F74">
        <w:rPr>
          <w:lang w:val="en-CA"/>
        </w:rPr>
        <w:t xml:space="preserve">ft at the default </w:t>
      </w:r>
      <w:r w:rsidR="00631897">
        <w:rPr>
          <w:lang w:val="en-CA"/>
        </w:rPr>
        <w:t>“</w:t>
      </w:r>
      <w:r w:rsidR="006A0E2B" w:rsidRPr="081D0F74">
        <w:rPr>
          <w:lang w:val="en-CA"/>
        </w:rPr>
        <w:t>high.</w:t>
      </w:r>
      <w:r w:rsidR="00631897">
        <w:rPr>
          <w:lang w:val="en-CA"/>
        </w:rPr>
        <w:t>”</w:t>
      </w:r>
      <w:r w:rsidR="00EF0DD6">
        <w:rPr>
          <w:rStyle w:val="FootnoteReference"/>
          <w:lang w:val="en-CA"/>
        </w:rPr>
        <w:footnoteReference w:id="1"/>
      </w:r>
      <w:r w:rsidR="006A0E2B" w:rsidRPr="081D0F74">
        <w:rPr>
          <w:lang w:val="en-CA"/>
        </w:rPr>
        <w:t xml:space="preserve"> </w:t>
      </w:r>
      <w:r w:rsidRPr="081D0F74">
        <w:rPr>
          <w:lang w:val="en-CA"/>
        </w:rPr>
        <w:t>GPT-5.4</w:t>
      </w:r>
      <w:r w:rsidR="00631897">
        <w:rPr>
          <w:lang w:val="en-CA"/>
        </w:rPr>
        <w:t>’</w:t>
      </w:r>
      <w:r w:rsidR="009209B5" w:rsidRPr="081D0F74">
        <w:rPr>
          <w:lang w:val="en-CA"/>
        </w:rPr>
        <w:t xml:space="preserve">s reasoning effort was </w:t>
      </w:r>
      <w:r w:rsidR="006A0E2B" w:rsidRPr="081D0F74">
        <w:rPr>
          <w:lang w:val="en-CA"/>
        </w:rPr>
        <w:t xml:space="preserve">also </w:t>
      </w:r>
      <w:r w:rsidR="009209B5" w:rsidRPr="081D0F74">
        <w:rPr>
          <w:lang w:val="en-CA"/>
        </w:rPr>
        <w:t xml:space="preserve">set to </w:t>
      </w:r>
      <w:r w:rsidR="00631897">
        <w:rPr>
          <w:lang w:val="en-CA"/>
        </w:rPr>
        <w:t>“</w:t>
      </w:r>
      <w:r w:rsidR="009209B5" w:rsidRPr="081D0F74">
        <w:rPr>
          <w:lang w:val="en-CA"/>
        </w:rPr>
        <w:t>high,</w:t>
      </w:r>
      <w:r w:rsidR="00631897">
        <w:rPr>
          <w:lang w:val="en-CA"/>
        </w:rPr>
        <w:t>”</w:t>
      </w:r>
      <w:r w:rsidR="009209B5" w:rsidRPr="081D0F74">
        <w:rPr>
          <w:lang w:val="en-CA"/>
        </w:rPr>
        <w:t xml:space="preserve"> a configuration in which the API does not support the temperature parameter. </w:t>
      </w:r>
    </w:p>
    <w:p w14:paraId="7130E480" w14:textId="57E51117" w:rsidR="00A86C91" w:rsidRPr="00474DD3" w:rsidRDefault="008D5BC4">
      <w:pPr>
        <w:pStyle w:val="BodyText"/>
        <w:rPr>
          <w:lang w:val="en-CA"/>
        </w:rPr>
      </w:pPr>
      <w:r w:rsidRPr="081D0F74">
        <w:rPr>
          <w:lang w:val="en-CA"/>
        </w:rPr>
        <w:t xml:space="preserve">[1.11] Once generated, the file enters the evaluation branch of the workflow: our </w:t>
      </w:r>
      <w:r w:rsidR="000A6C76" w:rsidRPr="081D0F74">
        <w:rPr>
          <w:lang w:val="en-CA"/>
        </w:rPr>
        <w:t xml:space="preserve">custom </w:t>
      </w:r>
      <w:r w:rsidRPr="081D0F74">
        <w:rPr>
          <w:lang w:val="en-CA"/>
        </w:rPr>
        <w:t>music21-based evaluator parses it, tests it rule by rule against the evaluation guide</w:t>
      </w:r>
      <w:r w:rsidR="00631897">
        <w:rPr>
          <w:lang w:val="en-CA"/>
        </w:rPr>
        <w:t>’</w:t>
      </w:r>
      <w:r w:rsidRPr="081D0F74">
        <w:rPr>
          <w:lang w:val="en-CA"/>
        </w:rPr>
        <w:t xml:space="preserve">s predicates, and compiles a report that records each </w:t>
      </w:r>
      <w:r w:rsidR="00E50F65" w:rsidRPr="081D0F74">
        <w:rPr>
          <w:lang w:val="en-CA"/>
        </w:rPr>
        <w:t xml:space="preserve">detected </w:t>
      </w:r>
      <w:r w:rsidRPr="081D0F74">
        <w:rPr>
          <w:lang w:val="en-CA"/>
        </w:rPr>
        <w:t xml:space="preserve">violation with its measure and beat. </w:t>
      </w:r>
    </w:p>
    <w:p w14:paraId="7BBB01E0" w14:textId="77777777" w:rsidR="00A86C91" w:rsidRPr="00474DD3" w:rsidRDefault="00000000">
      <w:pPr>
        <w:pStyle w:val="Heading2"/>
        <w:rPr>
          <w:lang w:val="en-CA"/>
        </w:rPr>
      </w:pPr>
      <w:bookmarkStart w:id="53" w:name="methodological-considerations"/>
      <w:bookmarkEnd w:id="25"/>
      <w:r w:rsidRPr="081D0F74">
        <w:rPr>
          <w:lang w:val="en-CA"/>
        </w:rPr>
        <w:t>Methodological Considerations</w:t>
      </w:r>
    </w:p>
    <w:p w14:paraId="5043F206" w14:textId="1DD0A7B5" w:rsidR="00A86C91" w:rsidRPr="00474DD3" w:rsidRDefault="00000000">
      <w:pPr>
        <w:pStyle w:val="Heading3"/>
        <w:rPr>
          <w:lang w:val="en-CA"/>
        </w:rPr>
      </w:pPr>
      <w:bookmarkStart w:id="54" w:name="choice-of-xml-format"/>
      <w:r w:rsidRPr="081D0F74">
        <w:rPr>
          <w:lang w:val="en-CA"/>
        </w:rPr>
        <w:t xml:space="preserve">Choice of </w:t>
      </w:r>
      <w:r w:rsidR="00422E3A" w:rsidRPr="081D0F74">
        <w:rPr>
          <w:lang w:val="en-CA"/>
        </w:rPr>
        <w:t>Music</w:t>
      </w:r>
      <w:r w:rsidRPr="081D0F74">
        <w:rPr>
          <w:lang w:val="en-CA"/>
        </w:rPr>
        <w:t>XML</w:t>
      </w:r>
    </w:p>
    <w:p w14:paraId="73114E88" w14:textId="081D238C" w:rsidR="00B75C87" w:rsidRPr="00474DD3" w:rsidRDefault="00B75C87" w:rsidP="00B75C87">
      <w:pPr>
        <w:pStyle w:val="FirstParagraph"/>
        <w:rPr>
          <w:lang w:val="en-CA"/>
        </w:rPr>
      </w:pPr>
      <w:bookmarkStart w:id="55" w:name="the-redaction-of-the-species-guides"/>
      <w:bookmarkEnd w:id="54"/>
      <w:r w:rsidRPr="081D0F74">
        <w:rPr>
          <w:lang w:val="en-CA"/>
        </w:rPr>
        <w:t>[1.12] A</w:t>
      </w:r>
      <w:r w:rsidR="00DC3D7F" w:rsidRPr="081D0F74">
        <w:rPr>
          <w:lang w:val="en-CA"/>
        </w:rPr>
        <w:t>n</w:t>
      </w:r>
      <w:r w:rsidRPr="081D0F74">
        <w:rPr>
          <w:lang w:val="en-CA"/>
        </w:rPr>
        <w:t xml:space="preserve"> </w:t>
      </w:r>
      <w:r w:rsidR="00DC3D7F" w:rsidRPr="081D0F74">
        <w:rPr>
          <w:lang w:val="en-CA"/>
        </w:rPr>
        <w:t>important methodological choice for this study is how to represent musical information</w:t>
      </w:r>
      <w:r w:rsidRPr="081D0F74">
        <w:rPr>
          <w:lang w:val="en-CA"/>
        </w:rPr>
        <w:t xml:space="preserve">. Pond and Fujinaga (2025) </w:t>
      </w:r>
      <w:r w:rsidR="00DC3D7F" w:rsidRPr="081D0F74">
        <w:rPr>
          <w:lang w:val="en-CA"/>
        </w:rPr>
        <w:t xml:space="preserve">compared </w:t>
      </w:r>
      <w:r w:rsidRPr="081D0F74">
        <w:rPr>
          <w:lang w:val="en-CA"/>
        </w:rPr>
        <w:t xml:space="preserve">LLM performance on </w:t>
      </w:r>
      <w:r w:rsidR="00DC3D7F" w:rsidRPr="081D0F74">
        <w:rPr>
          <w:lang w:val="en-CA"/>
        </w:rPr>
        <w:t xml:space="preserve">a </w:t>
      </w:r>
      <w:r w:rsidRPr="081D0F74">
        <w:rPr>
          <w:lang w:val="en-CA"/>
        </w:rPr>
        <w:t xml:space="preserve">Royal Conservatory of Music </w:t>
      </w:r>
      <w:r w:rsidR="00DC3D7F" w:rsidRPr="081D0F74">
        <w:rPr>
          <w:lang w:val="en-CA"/>
        </w:rPr>
        <w:t xml:space="preserve">(RCM) Level 6 </w:t>
      </w:r>
      <w:r w:rsidRPr="081D0F74">
        <w:rPr>
          <w:lang w:val="en-CA"/>
        </w:rPr>
        <w:t xml:space="preserve">theory examination </w:t>
      </w:r>
      <w:r w:rsidR="00DC3D7F" w:rsidRPr="081D0F74">
        <w:rPr>
          <w:lang w:val="en-CA"/>
        </w:rPr>
        <w:t>encoded in</w:t>
      </w:r>
      <w:r w:rsidRPr="081D0F74">
        <w:rPr>
          <w:lang w:val="en-CA"/>
        </w:rPr>
        <w:t xml:space="preserve"> four formats (ABC, Humdrum, MEI, and MusicXML). </w:t>
      </w:r>
      <w:r w:rsidR="00DC3D7F" w:rsidRPr="081D0F74">
        <w:rPr>
          <w:lang w:val="en-CA"/>
        </w:rPr>
        <w:t>Performance varied with the encoding format, model, and prompting condition. With contextual prompting, MEI yielded the highest scores for two models, while MusicXML yielded the highest score for the third. Our study adopts MusicXML because it is a widely supported interchange format that integrates with both MuseScore for score rendering and our music21-based evaluator. This compatibility provides a practical basis for generating and evaluating complete two-voice counterpoint solutions.</w:t>
      </w:r>
      <w:r w:rsidRPr="081D0F74">
        <w:rPr>
          <w:lang w:val="en-CA"/>
        </w:rPr>
        <w:t xml:space="preserve"> </w:t>
      </w:r>
      <w:r w:rsidR="00DC3D7F" w:rsidRPr="081D0F74">
        <w:rPr>
          <w:lang w:val="en-CA"/>
        </w:rPr>
        <w:t>MusicXML represents pitches, durations, voices, and measures in a structured format, providing the information needed for score rendering and automated counterpoint evaluation.</w:t>
      </w:r>
    </w:p>
    <w:p w14:paraId="376409EB" w14:textId="6F10D03B" w:rsidR="00A86C91" w:rsidRPr="00474DD3" w:rsidRDefault="00000000">
      <w:pPr>
        <w:pStyle w:val="Heading3"/>
        <w:rPr>
          <w:lang w:val="en-CA"/>
        </w:rPr>
      </w:pPr>
      <w:r w:rsidRPr="00474DD3">
        <w:rPr>
          <w:lang w:val="en-CA"/>
        </w:rPr>
        <w:t>The Red</w:t>
      </w:r>
      <w:r w:rsidRPr="081D0F74">
        <w:rPr>
          <w:lang w:val="en-CA"/>
        </w:rPr>
        <w:t>action of the Species Guides</w:t>
      </w:r>
    </w:p>
    <w:p w14:paraId="13DD57B6" w14:textId="6B61FD62" w:rsidR="00A86C91" w:rsidRPr="00474DD3" w:rsidRDefault="00000000">
      <w:pPr>
        <w:pStyle w:val="FirstParagraph"/>
        <w:rPr>
          <w:lang w:val="en-CA"/>
        </w:rPr>
      </w:pPr>
      <w:r w:rsidRPr="081D0F74">
        <w:rPr>
          <w:lang w:val="en-CA"/>
        </w:rPr>
        <w:t xml:space="preserve">[1.13] The guide provides the compositional rules and constraints </w:t>
      </w:r>
      <w:r w:rsidR="00B75C87" w:rsidRPr="081D0F74">
        <w:rPr>
          <w:lang w:val="en-CA"/>
        </w:rPr>
        <w:t>governing</w:t>
      </w:r>
      <w:r w:rsidRPr="081D0F74">
        <w:rPr>
          <w:lang w:val="en-CA"/>
        </w:rPr>
        <w:t xml:space="preserve"> generation. We restricted our study to two-voice counterpoint across all five species and </w:t>
      </w:r>
      <w:r w:rsidR="00BF71FC" w:rsidRPr="081D0F74">
        <w:rPr>
          <w:lang w:val="en-CA"/>
        </w:rPr>
        <w:t>developed one guide for each species. This scope allowed us to concentrate on specifying the substantial set of constraints involved in two-voice writing and evaluating compliance with them.</w:t>
      </w:r>
      <w:r w:rsidRPr="081D0F74">
        <w:rPr>
          <w:lang w:val="en-CA"/>
        </w:rPr>
        <w:t xml:space="preserve"> The complete versions of all five guides are provided as appendices.</w:t>
      </w:r>
    </w:p>
    <w:p w14:paraId="2D7AA4B4" w14:textId="322018F6" w:rsidR="00A86C91" w:rsidRPr="00474DD3" w:rsidRDefault="00000000">
      <w:pPr>
        <w:pStyle w:val="BodyText"/>
        <w:rPr>
          <w:lang w:val="en-CA"/>
        </w:rPr>
      </w:pPr>
      <w:r w:rsidRPr="00474DD3">
        <w:rPr>
          <w:lang w:val="en-CA"/>
        </w:rPr>
        <w:t xml:space="preserve">[1.14] </w:t>
      </w:r>
      <w:r w:rsidR="004A12E1" w:rsidRPr="081D0F74">
        <w:rPr>
          <w:lang w:val="en-CA"/>
        </w:rPr>
        <w:t>To examine how the models responded to species-counterpoint requests without an accompanying species guide, we conducted a preliminary batch of generations across all three models.</w:t>
      </w:r>
      <w:r w:rsidRPr="081D0F74">
        <w:rPr>
          <w:lang w:val="en-CA"/>
        </w:rPr>
        <w:t xml:space="preserve"> The generations succeeded in the sense that well-formed output was produced in every case, but </w:t>
      </w:r>
      <w:r w:rsidR="00B75C87" w:rsidRPr="081D0F74">
        <w:rPr>
          <w:lang w:val="en-CA"/>
        </w:rPr>
        <w:t xml:space="preserve">regardless of the requested species, </w:t>
      </w:r>
      <w:r w:rsidR="004A12E1" w:rsidRPr="081D0F74">
        <w:rPr>
          <w:lang w:val="en-CA"/>
        </w:rPr>
        <w:t xml:space="preserve">all three models produced one-note-against-one-note </w:t>
      </w:r>
      <w:r w:rsidR="004A12E1" w:rsidRPr="081D0F74">
        <w:rPr>
          <w:lang w:val="en-CA"/>
        </w:rPr>
        <w:lastRenderedPageBreak/>
        <w:t>textures in these preliminary textures</w:t>
      </w:r>
      <w:r w:rsidRPr="081D0F74">
        <w:rPr>
          <w:lang w:val="en-CA"/>
        </w:rPr>
        <w:t xml:space="preserve">. </w:t>
      </w:r>
      <w:r w:rsidR="00BF71FC" w:rsidRPr="081D0F74">
        <w:rPr>
          <w:lang w:val="en-CA"/>
        </w:rPr>
        <w:t xml:space="preserve">Under these prompting conditions, the models produced notated </w:t>
      </w:r>
      <w:r w:rsidR="00ED2233" w:rsidRPr="081D0F74">
        <w:rPr>
          <w:lang w:val="en-CA"/>
        </w:rPr>
        <w:t>music</w:t>
      </w:r>
      <w:r w:rsidR="00BF71FC" w:rsidRPr="081D0F74">
        <w:rPr>
          <w:lang w:val="en-CA"/>
        </w:rPr>
        <w:t xml:space="preserve"> but did not realize the requested species beyond first species. This observation provides a practical rationale for supplying explicit species guides.</w:t>
      </w:r>
    </w:p>
    <w:p w14:paraId="550D6116" w14:textId="4FE7411F" w:rsidR="00A86C91" w:rsidRPr="00474DD3" w:rsidRDefault="00000000">
      <w:pPr>
        <w:pStyle w:val="BodyText"/>
        <w:rPr>
          <w:lang w:val="en-CA"/>
        </w:rPr>
      </w:pPr>
      <w:r w:rsidRPr="00474DD3">
        <w:rPr>
          <w:lang w:val="en-CA"/>
        </w:rPr>
        <w:t>[1.15] Composing guides that distil</w:t>
      </w:r>
      <w:r w:rsidR="00B75C87" w:rsidRPr="00474DD3">
        <w:rPr>
          <w:lang w:val="en-CA"/>
        </w:rPr>
        <w:t>l</w:t>
      </w:r>
      <w:r w:rsidRPr="00474DD3">
        <w:rPr>
          <w:lang w:val="en-CA"/>
        </w:rPr>
        <w:t xml:space="preserve"> Fuxian counterpoint into a format usable by a large language model presents significant conceptual challenges, and a structurally comparable difficulty was encountered in the algorithmic formalizations of the </w:t>
      </w:r>
      <w:r w:rsidRPr="00474DD3">
        <w:rPr>
          <w:i/>
          <w:iCs/>
          <w:lang w:val="en-CA"/>
        </w:rPr>
        <w:t>Gradus ad Parnassum</w:t>
      </w:r>
      <w:r w:rsidRPr="00474DD3">
        <w:rPr>
          <w:lang w:val="en-CA"/>
        </w:rPr>
        <w:t xml:space="preserve">. As </w:t>
      </w:r>
      <w:r w:rsidRPr="081D0F74">
        <w:rPr>
          <w:lang w:val="en-CA"/>
        </w:rPr>
        <w:t xml:space="preserve">Wafflard observes, the </w:t>
      </w:r>
      <w:r w:rsidRPr="081D0F74">
        <w:rPr>
          <w:i/>
          <w:iCs/>
          <w:lang w:val="en-CA"/>
        </w:rPr>
        <w:t>Gradus</w:t>
      </w:r>
      <w:r w:rsidRPr="081D0F74">
        <w:rPr>
          <w:lang w:val="en-CA"/>
        </w:rPr>
        <w:t xml:space="preserve"> was written for an eighteenth-century audience and must be read critically: </w:t>
      </w:r>
      <w:r w:rsidR="00ED2233" w:rsidRPr="081D0F74">
        <w:rPr>
          <w:lang w:val="en-CA"/>
        </w:rPr>
        <w:t>several rules can sometimes be consolidated into one</w:t>
      </w:r>
      <w:r w:rsidRPr="081D0F74">
        <w:rPr>
          <w:lang w:val="en-CA"/>
        </w:rPr>
        <w:t>, others require translation into modern logical language, and still others are never explicitly stated, remaining implicit in Fux</w:t>
      </w:r>
      <w:r w:rsidR="00631897">
        <w:rPr>
          <w:lang w:val="en-CA"/>
        </w:rPr>
        <w:t>’</w:t>
      </w:r>
      <w:r w:rsidRPr="081D0F74">
        <w:rPr>
          <w:lang w:val="en-CA"/>
        </w:rPr>
        <w:t>s musical examples and in the conventions of his time (Wafflard 2023, 11). The treatise is structured as a pedagogical dialogue, rhetorically effective for a human reader but syntactically convoluted, and it does not deliver rules in a straightforward, extractable style</w:t>
      </w:r>
      <w:r w:rsidR="0B855E79" w:rsidRPr="081D0F74">
        <w:rPr>
          <w:lang w:val="en-CA"/>
        </w:rPr>
        <w:t xml:space="preserve"> (Wafflard 2023, 11)</w:t>
      </w:r>
      <w:r w:rsidRPr="081D0F74">
        <w:rPr>
          <w:lang w:val="en-CA"/>
        </w:rPr>
        <w:t xml:space="preserve">. </w:t>
      </w:r>
      <w:r w:rsidR="00ED2233" w:rsidRPr="081D0F74">
        <w:rPr>
          <w:lang w:val="en-CA"/>
        </w:rPr>
        <w:t>To keep the prompts focused on the compositional task, we organized the guides</w:t>
      </w:r>
      <w:r w:rsidR="00B10CA4" w:rsidRPr="081D0F74">
        <w:rPr>
          <w:lang w:val="en-CA"/>
        </w:rPr>
        <w:t xml:space="preserve"> around explicit operational instructions and refined them through iterative dialogue with the LLMs during guide development.</w:t>
      </w:r>
    </w:p>
    <w:p w14:paraId="7D525EB5" w14:textId="01F14ACF" w:rsidR="00A86C91" w:rsidRPr="00474DD3" w:rsidRDefault="00B75C87">
      <w:pPr>
        <w:pStyle w:val="BodyText"/>
        <w:rPr>
          <w:lang w:val="en-CA"/>
        </w:rPr>
      </w:pPr>
      <w:r w:rsidRPr="081D0F74">
        <w:rPr>
          <w:lang w:val="en-CA"/>
        </w:rPr>
        <w:t xml:space="preserve">[1.16] This methodology, while perhaps counterintuitive, proved particularly productive. Analyzing compositional output is one diagnostic tool: recurrent errors across multiple outputs </w:t>
      </w:r>
      <w:r w:rsidR="00CA4861" w:rsidRPr="081D0F74">
        <w:rPr>
          <w:lang w:val="en-CA"/>
        </w:rPr>
        <w:t>can identify rules whose formulation warrants review</w:t>
      </w:r>
      <w:r w:rsidRPr="081D0F74">
        <w:rPr>
          <w:lang w:val="en-CA"/>
        </w:rPr>
        <w:t xml:space="preserve">. However, output analysis alone does not </w:t>
      </w:r>
      <w:r w:rsidR="00CA4861" w:rsidRPr="081D0F74">
        <w:rPr>
          <w:lang w:val="en-CA"/>
        </w:rPr>
        <w:t xml:space="preserve">necessarily </w:t>
      </w:r>
      <w:r w:rsidRPr="081D0F74">
        <w:rPr>
          <w:lang w:val="en-CA"/>
        </w:rPr>
        <w:t xml:space="preserve">indicate how a rule should be revised. Iterative dialogue with the model proved valuable at this juncture, allowing us to </w:t>
      </w:r>
      <w:r w:rsidR="00CA4861" w:rsidRPr="081D0F74">
        <w:rPr>
          <w:lang w:val="en-CA"/>
        </w:rPr>
        <w:t>examine the models</w:t>
      </w:r>
      <w:r w:rsidR="00631897">
        <w:rPr>
          <w:lang w:val="en-CA"/>
        </w:rPr>
        <w:t>’</w:t>
      </w:r>
      <w:r w:rsidR="00CA4861" w:rsidRPr="081D0F74">
        <w:rPr>
          <w:lang w:val="en-CA"/>
        </w:rPr>
        <w:t xml:space="preserve"> explanations, identify potentially underspecified or ambiguous formulations, and test revised phrasings before incorporating them into the guides</w:t>
      </w:r>
      <w:r w:rsidRPr="081D0F74">
        <w:rPr>
          <w:lang w:val="en-CA"/>
        </w:rPr>
        <w:t xml:space="preserve">. </w:t>
      </w:r>
      <w:r w:rsidR="00CA4861" w:rsidRPr="081D0F74">
        <w:rPr>
          <w:lang w:val="en-CA"/>
        </w:rPr>
        <w:t xml:space="preserve">For example, we revised the cadential instructions to specify the interval progression </w:t>
      </w:r>
      <w:commentRangeStart w:id="56"/>
      <w:commentRangeStart w:id="57"/>
      <w:r w:rsidRPr="081D0F74">
        <w:rPr>
          <w:lang w:val="en-CA"/>
        </w:rPr>
        <w:t>(a m</w:t>
      </w:r>
      <w:r w:rsidR="00CA4861" w:rsidRPr="081D0F74">
        <w:rPr>
          <w:lang w:val="en-CA"/>
        </w:rPr>
        <w:t>ajor</w:t>
      </w:r>
      <w:r w:rsidRPr="081D0F74">
        <w:rPr>
          <w:lang w:val="en-CA"/>
        </w:rPr>
        <w:t xml:space="preserve"> sixth resolving to an octave when the cantus firmus is in the </w:t>
      </w:r>
      <w:r w:rsidR="00CA4861" w:rsidRPr="081D0F74">
        <w:rPr>
          <w:lang w:val="en-CA"/>
        </w:rPr>
        <w:t>lower</w:t>
      </w:r>
      <w:r w:rsidRPr="081D0F74">
        <w:rPr>
          <w:lang w:val="en-CA"/>
        </w:rPr>
        <w:t xml:space="preserve"> voice, </w:t>
      </w:r>
      <w:r w:rsidR="00CA4861" w:rsidRPr="081D0F74">
        <w:rPr>
          <w:lang w:val="en-CA"/>
        </w:rPr>
        <w:t xml:space="preserve">or </w:t>
      </w:r>
      <w:r w:rsidRPr="081D0F74">
        <w:rPr>
          <w:lang w:val="en-CA"/>
        </w:rPr>
        <w:t xml:space="preserve">a minor third resolving to a unison when it is in the </w:t>
      </w:r>
      <w:r w:rsidR="00CA4861" w:rsidRPr="081D0F74">
        <w:rPr>
          <w:lang w:val="en-CA"/>
        </w:rPr>
        <w:t>upper</w:t>
      </w:r>
      <w:r w:rsidRPr="081D0F74">
        <w:rPr>
          <w:lang w:val="en-CA"/>
        </w:rPr>
        <w:t xml:space="preserve"> voice) </w:t>
      </w:r>
      <w:commentRangeEnd w:id="56"/>
      <w:r w:rsidRPr="081D0F74">
        <w:rPr>
          <w:rStyle w:val="CommentReference"/>
          <w:sz w:val="24"/>
          <w:szCs w:val="24"/>
          <w:lang w:val="en-CA"/>
        </w:rPr>
        <w:commentReference w:id="56"/>
      </w:r>
      <w:commentRangeEnd w:id="57"/>
      <w:r w:rsidRPr="081D0F74">
        <w:rPr>
          <w:rStyle w:val="CommentReference"/>
          <w:sz w:val="24"/>
          <w:szCs w:val="24"/>
          <w:lang w:val="en-CA"/>
        </w:rPr>
        <w:commentReference w:id="57"/>
      </w:r>
      <w:r w:rsidRPr="081D0F74">
        <w:rPr>
          <w:lang w:val="en-CA"/>
        </w:rPr>
        <w:t xml:space="preserve">and </w:t>
      </w:r>
      <w:r w:rsidR="00CA4861" w:rsidRPr="081D0F74">
        <w:rPr>
          <w:lang w:val="en-CA"/>
        </w:rPr>
        <w:t>any required accidental</w:t>
      </w:r>
      <w:r w:rsidRPr="081D0F74">
        <w:rPr>
          <w:lang w:val="en-CA"/>
        </w:rPr>
        <w:t xml:space="preserve">. </w:t>
      </w:r>
      <w:commentRangeStart w:id="58"/>
      <w:commentRangeStart w:id="59"/>
      <w:r w:rsidRPr="081D0F74">
        <w:rPr>
          <w:lang w:val="en-CA"/>
        </w:rPr>
        <w:t xml:space="preserve">A similarly descriptive, step-by-step specification of the metric placement of the </w:t>
      </w:r>
      <w:r w:rsidR="0588D4AE" w:rsidRPr="081D0F74">
        <w:rPr>
          <w:lang w:val="en-CA"/>
        </w:rPr>
        <w:t>dissonances</w:t>
      </w:r>
      <w:r w:rsidRPr="081D0F74">
        <w:rPr>
          <w:lang w:val="en-CA"/>
        </w:rPr>
        <w:t xml:space="preserve"> resolved a recurring error in third and fourth species.</w:t>
      </w:r>
      <w:commentRangeEnd w:id="58"/>
      <w:r w:rsidRPr="081D0F74">
        <w:rPr>
          <w:rStyle w:val="CommentReference"/>
          <w:sz w:val="24"/>
          <w:szCs w:val="24"/>
          <w:lang w:val="en-CA"/>
        </w:rPr>
        <w:commentReference w:id="58"/>
      </w:r>
      <w:commentRangeEnd w:id="59"/>
      <w:r w:rsidRPr="081D0F74">
        <w:rPr>
          <w:rStyle w:val="CommentReference"/>
          <w:sz w:val="24"/>
          <w:szCs w:val="24"/>
          <w:lang w:val="en-CA"/>
        </w:rPr>
        <w:commentReference w:id="59"/>
      </w:r>
      <w:r w:rsidRPr="081D0F74">
        <w:rPr>
          <w:lang w:val="en-CA"/>
        </w:rPr>
        <w:t xml:space="preserve"> </w:t>
      </w:r>
      <w:r w:rsidR="00CA4861" w:rsidRPr="081D0F74">
        <w:rPr>
          <w:lang w:val="en-CA"/>
        </w:rPr>
        <w:t>We also incorporated a structured checklist into each guide, instructing the model to review its proposed solution and correct any identified errors before returning the final output.</w:t>
      </w:r>
    </w:p>
    <w:p w14:paraId="5C083E2A" w14:textId="6296DA7A" w:rsidR="00A86C91" w:rsidRPr="00474DD3" w:rsidRDefault="00843FCB">
      <w:pPr>
        <w:pStyle w:val="BodyText"/>
        <w:rPr>
          <w:lang w:val="en-CA"/>
        </w:rPr>
      </w:pPr>
      <w:r w:rsidRPr="081D0F74">
        <w:rPr>
          <w:lang w:val="en-CA"/>
        </w:rPr>
        <w:t>[1.17] This methodology does not, however, displace human judgment. Given the well-documented tendency of LLMs to generate plausible</w:t>
      </w:r>
      <w:ins w:id="60" w:author="Liam Pond, Mr" w:date="2026-10-14T17:03:00Z" w16du:dateUtc="2026-10-14T16:03:00Z">
        <w:r w:rsidR="00E666C2">
          <w:rPr>
            <w:lang w:val="en-CA"/>
          </w:rPr>
          <w:t>-</w:t>
        </w:r>
      </w:ins>
      <w:del w:id="61" w:author="Liam Pond, Mr" w:date="2026-10-14T17:03:00Z" w16du:dateUtc="2026-10-14T16:03:00Z">
        <w:r w:rsidR="00EF0DD6" w:rsidDel="00E666C2">
          <w:rPr>
            <w:lang w:val="en-CA"/>
          </w:rPr>
          <w:delText>-</w:delText>
        </w:r>
      </w:del>
      <w:r w:rsidRPr="081D0F74">
        <w:rPr>
          <w:lang w:val="en-CA"/>
        </w:rPr>
        <w:t xml:space="preserve">sounding but factually incorrect content, every modification to the guides was cross-checked against the primary source. We also drew on two </w:t>
      </w:r>
      <w:r w:rsidR="00324806" w:rsidRPr="081D0F74">
        <w:rPr>
          <w:lang w:val="en-CA"/>
        </w:rPr>
        <w:t xml:space="preserve">supplementary </w:t>
      </w:r>
      <w:r w:rsidRPr="081D0F74">
        <w:rPr>
          <w:lang w:val="en-CA"/>
        </w:rPr>
        <w:t xml:space="preserve">sources. The first is Schubert (2008), whose set of soft rules we found </w:t>
      </w:r>
      <w:ins w:id="62" w:author="Liam Pond, Mr" w:date="2026-10-14T16:41:00Z" w16du:dateUtc="2026-10-14T15:41:00Z">
        <w:r w:rsidR="003B51F4">
          <w:rPr>
            <w:lang w:val="en-CA"/>
          </w:rPr>
          <w:t>useful</w:t>
        </w:r>
      </w:ins>
      <w:del w:id="63" w:author="Liam Pond, Mr" w:date="2026-10-14T16:41:00Z" w16du:dateUtc="2026-10-14T15:41:00Z">
        <w:r w:rsidRPr="081D0F74" w:rsidDel="003B51F4">
          <w:rPr>
            <w:lang w:val="en-CA"/>
          </w:rPr>
          <w:delText>practical</w:delText>
        </w:r>
      </w:del>
      <w:r w:rsidRPr="081D0F74">
        <w:rPr>
          <w:lang w:val="en-CA"/>
        </w:rPr>
        <w:t xml:space="preserve"> for </w:t>
      </w:r>
      <w:ins w:id="64" w:author="Liam Pond, Mr" w:date="2026-10-14T16:41:00Z" w16du:dateUtc="2026-10-14T15:41:00Z">
        <w:r w:rsidR="003B51F4">
          <w:rPr>
            <w:lang w:val="en-CA"/>
          </w:rPr>
          <w:t>formulating in</w:t>
        </w:r>
      </w:ins>
      <w:ins w:id="65" w:author="Liam Pond, Mr" w:date="2026-10-14T16:42:00Z" w16du:dateUtc="2026-10-14T15:42:00Z">
        <w:r w:rsidR="003B51F4">
          <w:rPr>
            <w:lang w:val="en-CA"/>
          </w:rPr>
          <w:t xml:space="preserve">structions intended to </w:t>
        </w:r>
      </w:ins>
      <w:del w:id="66" w:author="Liam Pond, Mr" w:date="2026-10-14T16:42:00Z" w16du:dateUtc="2026-10-14T15:42:00Z">
        <w:r w:rsidRPr="081D0F74" w:rsidDel="003B51F4">
          <w:rPr>
            <w:lang w:val="en-CA"/>
          </w:rPr>
          <w:delText xml:space="preserve">encoding stylistic constraints that </w:delText>
        </w:r>
      </w:del>
      <w:r w:rsidRPr="081D0F74">
        <w:rPr>
          <w:lang w:val="en-CA"/>
        </w:rPr>
        <w:t>steer the model</w:t>
      </w:r>
      <w:ins w:id="67" w:author="Liam Pond, Mr" w:date="2026-10-14T16:42:00Z" w16du:dateUtc="2026-10-14T15:42:00Z">
        <w:r w:rsidR="003B51F4">
          <w:rPr>
            <w:lang w:val="en-CA"/>
          </w:rPr>
          <w:t>s</w:t>
        </w:r>
      </w:ins>
      <w:r w:rsidRPr="081D0F74">
        <w:rPr>
          <w:lang w:val="en-CA"/>
        </w:rPr>
        <w:t xml:space="preserve"> away from </w:t>
      </w:r>
      <w:ins w:id="68" w:author="Liam Pond, Mr" w:date="2026-10-14T16:42:00Z" w16du:dateUtc="2026-10-14T15:42:00Z">
        <w:r w:rsidR="003B51F4">
          <w:rPr>
            <w:lang w:val="en-CA"/>
          </w:rPr>
          <w:t xml:space="preserve">technically permissible but stylistically awkward </w:t>
        </w:r>
        <w:r w:rsidR="003B51F4" w:rsidRPr="003B51F4">
          <w:rPr>
            <w:rFonts w:cs="Times New Roman"/>
            <w:lang w:val="en-CA"/>
          </w:rPr>
          <w:t>counterpoint.</w:t>
        </w:r>
      </w:ins>
      <w:del w:id="69" w:author="Liam Pond, Mr" w:date="2026-10-14T16:42:00Z" w16du:dateUtc="2026-10-14T15:42:00Z">
        <w:r w:rsidRPr="003B51F4" w:rsidDel="003B51F4">
          <w:rPr>
            <w:rFonts w:cs="Times New Roman"/>
            <w:lang w:val="en-CA"/>
          </w:rPr>
          <w:delText>outputs that, while technically legal, sound stylistically awkward.</w:delText>
        </w:r>
      </w:del>
      <w:r w:rsidRPr="003B51F4">
        <w:rPr>
          <w:rFonts w:cs="Times New Roman"/>
          <w:lang w:val="en-CA"/>
        </w:rPr>
        <w:t xml:space="preserve"> The second is Lewin (1983), </w:t>
      </w:r>
      <w:ins w:id="70" w:author="Liam Pond, Mr" w:date="2026-10-14T16:44:00Z" w16du:dateUtc="2026-10-14T15:44:00Z">
        <w:r w:rsidR="003B51F4" w:rsidRPr="003B51F4">
          <w:rPr>
            <w:rFonts w:cs="Times New Roman"/>
            <w:lang w:val="en-CA"/>
          </w:rPr>
          <w:t>whose formulation of the prohibition of tritones outlines by stepwise motion and rule for using B</w:t>
        </w:r>
        <w:r w:rsidR="003B51F4" w:rsidRPr="003B51F4">
          <w:rPr>
            <w:rFonts w:ascii="Segoe UI Symbol" w:hAnsi="Segoe UI Symbol" w:cs="Segoe UI Symbol"/>
          </w:rPr>
          <w:t>♭</w:t>
        </w:r>
        <w:r w:rsidR="003B51F4" w:rsidRPr="003B51F4">
          <w:rPr>
            <w:rFonts w:cs="Times New Roman"/>
          </w:rPr>
          <w:t xml:space="preserve"> to avoid such outlines we borrowed</w:t>
        </w:r>
      </w:ins>
      <w:del w:id="71" w:author="Liam Pond, Mr" w:date="2026-10-14T16:44:00Z" w16du:dateUtc="2026-10-14T15:44:00Z">
        <w:r w:rsidRPr="003B51F4" w:rsidDel="003B51F4">
          <w:rPr>
            <w:rFonts w:cs="Times New Roman"/>
            <w:lang w:val="en-CA"/>
          </w:rPr>
          <w:delText>from whom we borrowed the stepwise-outline version of the mi-contra-fa prohibition and the stepwise clause of the B</w:delText>
        </w:r>
        <w:r w:rsidR="00324806" w:rsidRPr="003B51F4" w:rsidDel="003B51F4">
          <w:rPr>
            <w:rFonts w:ascii="Segoe UI Symbol" w:hAnsi="Segoe UI Symbol" w:cs="Segoe UI Symbol"/>
          </w:rPr>
          <w:delText>♭</w:delText>
        </w:r>
        <w:r w:rsidRPr="003B51F4" w:rsidDel="003B51F4">
          <w:rPr>
            <w:rFonts w:cs="Times New Roman"/>
            <w:lang w:val="en-CA"/>
          </w:rPr>
          <w:delText xml:space="preserve"> rule</w:delText>
        </w:r>
      </w:del>
      <w:r w:rsidRPr="003B51F4">
        <w:rPr>
          <w:rFonts w:cs="Times New Roman"/>
          <w:lang w:val="en-CA"/>
        </w:rPr>
        <w:t xml:space="preserve">; both </w:t>
      </w:r>
      <w:del w:id="72" w:author="Liam Pond, Mr" w:date="2026-10-14T16:45:00Z" w16du:dateUtc="2026-10-14T15:45:00Z">
        <w:r w:rsidRPr="003B51F4" w:rsidDel="003B51F4">
          <w:rPr>
            <w:rFonts w:cs="Times New Roman"/>
            <w:lang w:val="en-CA"/>
          </w:rPr>
          <w:delText xml:space="preserve">borrowings </w:delText>
        </w:r>
      </w:del>
      <w:ins w:id="73" w:author="Liam Pond, Mr" w:date="2026-10-14T16:45:00Z" w16du:dateUtc="2026-10-14T15:45:00Z">
        <w:r w:rsidR="003B51F4">
          <w:rPr>
            <w:rFonts w:cs="Times New Roman"/>
            <w:lang w:val="en-CA"/>
          </w:rPr>
          <w:t xml:space="preserve">instances </w:t>
        </w:r>
      </w:ins>
      <w:r w:rsidRPr="003B51F4">
        <w:rPr>
          <w:rFonts w:cs="Times New Roman"/>
          <w:lang w:val="en-CA"/>
        </w:rPr>
        <w:t>are visible</w:t>
      </w:r>
      <w:r w:rsidRPr="081D0F74">
        <w:rPr>
          <w:lang w:val="en-CA"/>
        </w:rPr>
        <w:t xml:space="preserve"> in the second-species guide, reproduced </w:t>
      </w:r>
      <w:r w:rsidR="000A6C76" w:rsidRPr="081D0F74">
        <w:rPr>
          <w:lang w:val="en-CA"/>
        </w:rPr>
        <w:t>in</w:t>
      </w:r>
      <w:r w:rsidRPr="081D0F74">
        <w:rPr>
          <w:lang w:val="en-CA"/>
        </w:rPr>
        <w:t xml:space="preserve"> Appendix 2.</w:t>
      </w:r>
    </w:p>
    <w:p w14:paraId="4345A733" w14:textId="69BF84DF" w:rsidR="00A86C91" w:rsidRPr="00474DD3" w:rsidRDefault="00FF41B4">
      <w:pPr>
        <w:pStyle w:val="BodyText"/>
        <w:rPr>
          <w:lang w:val="en-CA"/>
        </w:rPr>
      </w:pPr>
      <w:r w:rsidRPr="081D0F74">
        <w:rPr>
          <w:lang w:val="en-CA"/>
        </w:rPr>
        <w:lastRenderedPageBreak/>
        <w:t xml:space="preserve">[1.18] A third problem concerns metrical hierarchy. In the </w:t>
      </w:r>
      <w:r w:rsidRPr="081D0F74">
        <w:rPr>
          <w:i/>
          <w:iCs/>
          <w:lang w:val="en-CA"/>
        </w:rPr>
        <w:t>Gradus ad Parnassum</w:t>
      </w:r>
      <w:r w:rsidRPr="081D0F74">
        <w:rPr>
          <w:lang w:val="en-CA"/>
        </w:rPr>
        <w:t xml:space="preserve">, Fux uses a binary meter with </w:t>
      </w:r>
      <w:r w:rsidRPr="081D0F74">
        <w:rPr>
          <w:i/>
          <w:iCs/>
          <w:lang w:val="en-CA"/>
        </w:rPr>
        <w:t>thesis</w:t>
      </w:r>
      <w:r w:rsidRPr="081D0F74">
        <w:rPr>
          <w:lang w:val="en-CA"/>
        </w:rPr>
        <w:t xml:space="preserve"> and </w:t>
      </w:r>
      <w:r w:rsidRPr="081D0F74">
        <w:rPr>
          <w:i/>
          <w:iCs/>
          <w:lang w:val="en-CA"/>
        </w:rPr>
        <w:t>arsis</w:t>
      </w:r>
      <w:r w:rsidRPr="081D0F74">
        <w:rPr>
          <w:lang w:val="en-CA"/>
        </w:rPr>
        <w:t xml:space="preserve"> terminology, which </w:t>
      </w:r>
      <w:ins w:id="74" w:author="Liam Pond, Mr" w:date="2026-10-14T16:53:00Z" w16du:dateUtc="2026-10-14T15:53:00Z">
        <w:r w:rsidR="00B23E91">
          <w:rPr>
            <w:lang w:val="en-CA"/>
          </w:rPr>
          <w:t>define</w:t>
        </w:r>
      </w:ins>
      <w:ins w:id="75" w:author="Liam Pond, Mr" w:date="2026-10-14T16:51:00Z" w16du:dateUtc="2026-10-14T15:51:00Z">
        <w:r w:rsidR="00B23E91">
          <w:rPr>
            <w:lang w:val="en-CA"/>
          </w:rPr>
          <w:t xml:space="preserve"> his treatment of passing tones in second species and syncopations in fourth species</w:t>
        </w:r>
      </w:ins>
      <w:del w:id="76" w:author="Liam Pond, Mr" w:date="2026-10-14T16:52:00Z" w16du:dateUtc="2026-10-14T15:52:00Z">
        <w:r w:rsidRPr="081D0F74" w:rsidDel="00B23E91">
          <w:rPr>
            <w:lang w:val="en-CA"/>
          </w:rPr>
          <w:delText>serves his pedagogical purpose well in constructing syncopations and passing tones in second species</w:delText>
        </w:r>
      </w:del>
      <w:r w:rsidRPr="081D0F74">
        <w:rPr>
          <w:lang w:val="en-CA"/>
        </w:rPr>
        <w:t xml:space="preserve">. </w:t>
      </w:r>
      <w:r w:rsidR="007078AA" w:rsidRPr="081D0F74">
        <w:rPr>
          <w:lang w:val="en-CA"/>
        </w:rPr>
        <w:t xml:space="preserve">For the third- and fifth-species guides, we used explicit numbering of the four quarter-note positions within each measure to describe the placement of consonances and dissonances. </w:t>
      </w:r>
      <w:ins w:id="77" w:author="Liam Pond, Mr" w:date="2026-10-14T16:52:00Z" w16du:dateUtc="2026-10-14T15:52:00Z">
        <w:r w:rsidR="00B23E91">
          <w:rPr>
            <w:lang w:val="en-CA"/>
          </w:rPr>
          <w:t xml:space="preserve">This numbering makes the quarter-note subdivisions explicit in the guides while retaining </w:t>
        </w:r>
      </w:ins>
      <w:del w:id="78" w:author="Liam Pond, Mr" w:date="2026-10-14T16:52:00Z" w16du:dateUtc="2026-10-14T15:52:00Z">
        <w:r w:rsidR="007078AA" w:rsidRPr="081D0F74" w:rsidDel="00B23E91">
          <w:rPr>
            <w:lang w:val="en-CA"/>
          </w:rPr>
          <w:delText xml:space="preserve">This subdivision supplements </w:delText>
        </w:r>
      </w:del>
      <w:r w:rsidR="007078AA" w:rsidRPr="081D0F74">
        <w:rPr>
          <w:lang w:val="en-CA"/>
        </w:rPr>
        <w:t xml:space="preserve">the underlying binary division into thesis and arsis. </w:t>
      </w:r>
      <w:r w:rsidRPr="081D0F74">
        <w:rPr>
          <w:lang w:val="en-CA"/>
        </w:rPr>
        <w:t>At this finer level, one can state, for example, that the second beat may be either consonant or dissonant, and that the accented passing tone on the third beat is straightforward to describe. Similar considerations apply to the fifth species, where the free combination of the preceding species benefits from being articulated at the quarter-note level, particularly for the use of diminutions in syncopations.</w:t>
      </w:r>
    </w:p>
    <w:p w14:paraId="622C367A" w14:textId="77777777" w:rsidR="00A86C91" w:rsidRPr="00474DD3" w:rsidRDefault="00000000">
      <w:pPr>
        <w:pStyle w:val="Heading3"/>
        <w:rPr>
          <w:lang w:val="en-CA"/>
        </w:rPr>
      </w:pPr>
      <w:bookmarkStart w:id="79" w:name="Xbe5e15806df1cb19515078edd7fa74ccdb27842"/>
      <w:bookmarkEnd w:id="55"/>
      <w:r w:rsidRPr="00474DD3">
        <w:rPr>
          <w:lang w:val="en-CA"/>
        </w:rPr>
        <w:t>The Evaluation Guide and Its Computational Implementation</w:t>
      </w:r>
    </w:p>
    <w:p w14:paraId="52F4F40A" w14:textId="66F517D8" w:rsidR="00861DD1" w:rsidRPr="00474DD3" w:rsidRDefault="00BC27FB" w:rsidP="00861DD1">
      <w:pPr>
        <w:pStyle w:val="BodyText"/>
        <w:rPr>
          <w:lang w:val="en-CA"/>
        </w:rPr>
      </w:pPr>
      <w:r w:rsidRPr="00474DD3">
        <w:rPr>
          <w:lang w:val="en-CA"/>
        </w:rPr>
        <w:t>[1.19] The evaluation guide was developed alongside the species guides, rather than simply derived from them. As the evaluation criteria were formulated, it became necessary to define the rules in the species guides with sufficient precision to support a</w:t>
      </w:r>
      <w:del w:id="80" w:author="Liam Pond, Mr" w:date="2026-10-14T16:55:00Z" w16du:dateUtc="2026-10-14T15:55:00Z">
        <w:r w:rsidRPr="00474DD3" w:rsidDel="00706D41">
          <w:rPr>
            <w:lang w:val="en-CA"/>
          </w:rPr>
          <w:delText>n</w:delText>
        </w:r>
      </w:del>
      <w:r w:rsidRPr="00474DD3">
        <w:rPr>
          <w:lang w:val="en-CA"/>
        </w:rPr>
        <w:t xml:space="preserve"> </w:t>
      </w:r>
      <w:del w:id="81" w:author="Liam Pond, Mr" w:date="2026-10-14T16:55:00Z" w16du:dateUtc="2026-10-14T15:55:00Z">
        <w:r w:rsidRPr="00474DD3" w:rsidDel="00706D41">
          <w:rPr>
            <w:lang w:val="en-CA"/>
          </w:rPr>
          <w:delText xml:space="preserve">unambiguous </w:delText>
        </w:r>
      </w:del>
      <w:ins w:id="82" w:author="Liam Pond, Mr" w:date="2026-10-14T16:55:00Z" w16du:dateUtc="2026-10-14T15:55:00Z">
        <w:r w:rsidR="00706D41">
          <w:rPr>
            <w:lang w:val="en-CA"/>
          </w:rPr>
          <w:t>consistent</w:t>
        </w:r>
        <w:r w:rsidR="00706D41" w:rsidRPr="00474DD3">
          <w:rPr>
            <w:lang w:val="en-CA"/>
          </w:rPr>
          <w:t xml:space="preserve"> </w:t>
        </w:r>
      </w:ins>
      <w:r w:rsidRPr="00474DD3">
        <w:rPr>
          <w:lang w:val="en-CA"/>
        </w:rPr>
        <w:t>assessment of the model</w:t>
      </w:r>
      <w:r w:rsidR="00631897">
        <w:rPr>
          <w:lang w:val="en-CA"/>
        </w:rPr>
        <w:t>’</w:t>
      </w:r>
      <w:r w:rsidRPr="00474DD3">
        <w:rPr>
          <w:lang w:val="en-CA"/>
        </w:rPr>
        <w:t>s output. This, in turn, led to further refinement of the species guides. The</w:t>
      </w:r>
      <w:ins w:id="83" w:author="Liam Pond, Mr" w:date="2026-10-14T16:55:00Z" w16du:dateUtc="2026-10-14T15:55:00Z">
        <w:r w:rsidR="00706D41">
          <w:rPr>
            <w:lang w:val="en-CA"/>
          </w:rPr>
          <w:t xml:space="preserve"> guide development</w:t>
        </w:r>
      </w:ins>
      <w:r w:rsidRPr="00474DD3">
        <w:rPr>
          <w:lang w:val="en-CA"/>
        </w:rPr>
        <w:t xml:space="preserve"> process was therefore iterative: clarifying a rule made it possible to formulate a corresponding evaluation criterion, while the evaluation requirements revealed where the rule itself needed to be made more precise. This reciprocal refinement was an important, and initially unanticipated, aspect of the guide-writing process.</w:t>
      </w:r>
      <w:r w:rsidR="00861DD1" w:rsidRPr="00474DD3">
        <w:rPr>
          <w:lang w:val="en-CA"/>
        </w:rPr>
        <w:t xml:space="preserve"> </w:t>
      </w:r>
    </w:p>
    <w:p w14:paraId="1A4FD08C" w14:textId="19EC81FC" w:rsidR="00A86C91" w:rsidRPr="00474DD3" w:rsidRDefault="008D5BC4">
      <w:pPr>
        <w:pStyle w:val="BodyText"/>
        <w:rPr>
          <w:lang w:val="en-CA"/>
        </w:rPr>
      </w:pPr>
      <w:r w:rsidRPr="00474DD3">
        <w:rPr>
          <w:lang w:val="en-CA"/>
        </w:rPr>
        <w:t>[1.20] The evaluation guide</w:t>
      </w:r>
      <w:r w:rsidR="00631897">
        <w:rPr>
          <w:lang w:val="en-CA"/>
        </w:rPr>
        <w:t>’</w:t>
      </w:r>
      <w:r w:rsidRPr="00474DD3">
        <w:rPr>
          <w:lang w:val="en-CA"/>
        </w:rPr>
        <w:t xml:space="preserve">s rules are organized </w:t>
      </w:r>
      <w:r w:rsidR="00CF077A" w:rsidRPr="00474DD3">
        <w:rPr>
          <w:lang w:val="en-CA"/>
        </w:rPr>
        <w:t>into</w:t>
      </w:r>
      <w:r w:rsidRPr="00474DD3">
        <w:rPr>
          <w:lang w:val="en-CA"/>
        </w:rPr>
        <w:t xml:space="preserve"> two </w:t>
      </w:r>
      <w:r w:rsidR="00CF077A" w:rsidRPr="00474DD3">
        <w:rPr>
          <w:lang w:val="en-CA"/>
        </w:rPr>
        <w:t>rule sets, which reflect Fux</w:t>
      </w:r>
      <w:r w:rsidR="00631897">
        <w:rPr>
          <w:lang w:val="en-CA"/>
        </w:rPr>
        <w:t>’</w:t>
      </w:r>
      <w:r w:rsidR="00CF077A" w:rsidRPr="00474DD3">
        <w:rPr>
          <w:lang w:val="en-CA"/>
        </w:rPr>
        <w:t>s cumulative pedagogical content</w:t>
      </w:r>
      <w:r w:rsidRPr="00474DD3">
        <w:rPr>
          <w:lang w:val="en-CA"/>
        </w:rPr>
        <w:t xml:space="preserve">. Universal rules, designated U1 to U17, apply across all five species and </w:t>
      </w:r>
      <w:ins w:id="84" w:author="Liam Pond, Mr" w:date="2026-10-14T16:57:00Z" w16du:dateUtc="2026-10-14T15:57:00Z">
        <w:r w:rsidR="00AA41DA">
          <w:rPr>
            <w:lang w:val="en-CA"/>
          </w:rPr>
          <w:t xml:space="preserve">address general requirements concerning </w:t>
        </w:r>
      </w:ins>
      <w:del w:id="85" w:author="Liam Pond, Mr" w:date="2026-10-14T16:57:00Z" w16du:dateUtc="2026-10-14T15:57:00Z">
        <w:r w:rsidRPr="00474DD3" w:rsidDel="00AA41DA">
          <w:rPr>
            <w:lang w:val="en-CA"/>
          </w:rPr>
          <w:delText xml:space="preserve">specify what every counterpoint must observe at every moment: </w:delText>
        </w:r>
      </w:del>
      <w:r w:rsidRPr="00474DD3">
        <w:rPr>
          <w:lang w:val="en-CA"/>
        </w:rPr>
        <w:t xml:space="preserve">opening and final intervals, voice crossing, spacing, the </w:t>
      </w:r>
      <w:del w:id="86" w:author="Liam Pond, Mr" w:date="2026-10-14T16:58:00Z" w16du:dateUtc="2026-10-14T15:58:00Z">
        <w:r w:rsidRPr="00474DD3" w:rsidDel="00AA41DA">
          <w:rPr>
            <w:lang w:val="en-CA"/>
          </w:rPr>
          <w:delText>tritone prohibition in its three forms (vertical, melodic, and outlined</w:delText>
        </w:r>
      </w:del>
      <w:ins w:id="87" w:author="Liam Pond, Mr" w:date="2026-10-14T16:58:00Z" w16du:dateUtc="2026-10-14T15:58:00Z">
        <w:r w:rsidR="00AA41DA">
          <w:rPr>
            <w:lang w:val="en-CA"/>
          </w:rPr>
          <w:t>treatment of tritones as vertical intervals, melodic leaps, and melodic outlines</w:t>
        </w:r>
      </w:ins>
      <w:del w:id="88" w:author="Liam Pond, Mr" w:date="2026-10-14T16:58:00Z" w16du:dateUtc="2026-10-14T15:58:00Z">
        <w:r w:rsidRPr="00474DD3" w:rsidDel="00AA41DA">
          <w:rPr>
            <w:lang w:val="en-CA"/>
          </w:rPr>
          <w:delText>)</w:delText>
        </w:r>
      </w:del>
      <w:r w:rsidRPr="00474DD3">
        <w:rPr>
          <w:lang w:val="en-CA"/>
        </w:rPr>
        <w:t xml:space="preserve">, modal integrity, melodic range, and the basic requirement of varied motion. Species-specific rules, designated S1-x through S5-x, </w:t>
      </w:r>
      <w:ins w:id="89" w:author="Liam Pond, Mr" w:date="2026-10-14T16:58:00Z" w16du:dateUtc="2026-10-14T15:58:00Z">
        <w:r w:rsidR="00AA41DA">
          <w:rPr>
            <w:lang w:val="en-CA"/>
          </w:rPr>
          <w:t>specify the requirements and permitted procedures for</w:t>
        </w:r>
      </w:ins>
      <w:del w:id="90" w:author="Liam Pond, Mr" w:date="2026-10-14T16:58:00Z" w16du:dateUtc="2026-10-14T15:58:00Z">
        <w:r w:rsidRPr="00474DD3" w:rsidDel="00AA41DA">
          <w:rPr>
            <w:lang w:val="en-CA"/>
          </w:rPr>
          <w:delText>articulate the additional obligations proper to</w:delText>
        </w:r>
      </w:del>
      <w:r w:rsidRPr="00474DD3">
        <w:rPr>
          <w:lang w:val="en-CA"/>
        </w:rPr>
        <w:t xml:space="preserve"> each species: the consonance-only regime </w:t>
      </w:r>
      <w:r w:rsidR="00CF077A" w:rsidRPr="00474DD3">
        <w:rPr>
          <w:lang w:val="en-CA"/>
        </w:rPr>
        <w:t>in</w:t>
      </w:r>
      <w:r w:rsidRPr="00474DD3">
        <w:rPr>
          <w:lang w:val="en-CA"/>
        </w:rPr>
        <w:t xml:space="preserve"> </w:t>
      </w:r>
      <w:ins w:id="91" w:author="Liam Pond, Mr" w:date="2026-10-14T16:59:00Z" w16du:dateUtc="2026-10-14T15:59:00Z">
        <w:r w:rsidR="00AA41DA">
          <w:rPr>
            <w:lang w:val="en-CA"/>
          </w:rPr>
          <w:t xml:space="preserve">the </w:t>
        </w:r>
      </w:ins>
      <w:r w:rsidRPr="00474DD3">
        <w:rPr>
          <w:lang w:val="en-CA"/>
        </w:rPr>
        <w:t xml:space="preserve">first species, the passing-tone treatment and downbeat discipline </w:t>
      </w:r>
      <w:r w:rsidR="00CF077A" w:rsidRPr="00474DD3">
        <w:rPr>
          <w:lang w:val="en-CA"/>
        </w:rPr>
        <w:t>in</w:t>
      </w:r>
      <w:r w:rsidRPr="00474DD3">
        <w:rPr>
          <w:lang w:val="en-CA"/>
        </w:rPr>
        <w:t xml:space="preserve"> second, the </w:t>
      </w:r>
      <w:r w:rsidR="00CF077A" w:rsidRPr="00474DD3">
        <w:rPr>
          <w:lang w:val="en-CA"/>
        </w:rPr>
        <w:t>use of</w:t>
      </w:r>
      <w:r w:rsidRPr="00474DD3">
        <w:rPr>
          <w:lang w:val="en-CA"/>
        </w:rPr>
        <w:t xml:space="preserve"> the </w:t>
      </w:r>
      <w:r w:rsidRPr="00474DD3">
        <w:rPr>
          <w:i/>
          <w:iCs/>
          <w:lang w:val="en-CA"/>
        </w:rPr>
        <w:t>nota cambiata</w:t>
      </w:r>
      <w:r w:rsidRPr="00474DD3">
        <w:rPr>
          <w:lang w:val="en-CA"/>
        </w:rPr>
        <w:t xml:space="preserve"> </w:t>
      </w:r>
      <w:ins w:id="92" w:author="Liam Pond, Mr" w:date="2026-10-14T16:59:00Z" w16du:dateUtc="2026-10-14T15:59:00Z">
        <w:r w:rsidR="00AA41DA">
          <w:rPr>
            <w:lang w:val="en-CA"/>
          </w:rPr>
          <w:t xml:space="preserve">the </w:t>
        </w:r>
      </w:ins>
      <w:r w:rsidR="00CF077A" w:rsidRPr="00474DD3">
        <w:rPr>
          <w:lang w:val="en-CA"/>
        </w:rPr>
        <w:t>in</w:t>
      </w:r>
      <w:r w:rsidRPr="00474DD3">
        <w:rPr>
          <w:lang w:val="en-CA"/>
        </w:rPr>
        <w:t xml:space="preserve"> third, the preparation and resolution of suspensions in </w:t>
      </w:r>
      <w:ins w:id="93" w:author="Liam Pond, Mr" w:date="2026-10-14T16:59:00Z" w16du:dateUtc="2026-10-14T15:59:00Z">
        <w:r w:rsidR="00AA41DA">
          <w:rPr>
            <w:lang w:val="en-CA"/>
          </w:rPr>
          <w:t xml:space="preserve">the </w:t>
        </w:r>
      </w:ins>
      <w:r w:rsidRPr="00474DD3">
        <w:rPr>
          <w:lang w:val="en-CA"/>
        </w:rPr>
        <w:t xml:space="preserve">fourth, and the </w:t>
      </w:r>
      <w:del w:id="94" w:author="Liam Pond, Mr" w:date="2026-10-14T16:59:00Z" w16du:dateUtc="2026-10-14T15:59:00Z">
        <w:r w:rsidRPr="00474DD3" w:rsidDel="00AA41DA">
          <w:rPr>
            <w:lang w:val="en-CA"/>
          </w:rPr>
          <w:delText>free combination that defines fifth</w:delText>
        </w:r>
      </w:del>
      <w:ins w:id="95" w:author="Liam Pond, Mr" w:date="2026-10-14T16:59:00Z" w16du:dateUtc="2026-10-14T15:59:00Z">
        <w:r w:rsidR="00AA41DA">
          <w:rPr>
            <w:lang w:val="en-CA"/>
          </w:rPr>
          <w:t>combination of rhythmic patterns from the preceding species in the fifth</w:t>
        </w:r>
      </w:ins>
      <w:r w:rsidRPr="00474DD3">
        <w:rPr>
          <w:lang w:val="en-CA"/>
        </w:rPr>
        <w:t>.</w:t>
      </w:r>
    </w:p>
    <w:p w14:paraId="48E7B355" w14:textId="09EE1FD8" w:rsidR="00861DD1" w:rsidRPr="00474DD3" w:rsidRDefault="00861DD1" w:rsidP="00861DD1">
      <w:pPr>
        <w:pStyle w:val="BodyText"/>
        <w:rPr>
          <w:lang w:val="en-CA"/>
        </w:rPr>
      </w:pPr>
      <w:r w:rsidRPr="00474DD3">
        <w:rPr>
          <w:lang w:val="en-CA"/>
        </w:rPr>
        <w:t xml:space="preserve">[1.21] The guiding principle behind drafting each rule was precision in formulation. The species guides include formulations based on implicit musical judgment, such as that a line should be singable and that intervallic variety should be maintained. </w:t>
      </w:r>
      <w:ins w:id="96" w:author="Liam Pond, Mr" w:date="2026-10-14T17:01:00Z" w16du:dateUtc="2026-10-14T16:01:00Z">
        <w:r w:rsidR="00756FBB">
          <w:rPr>
            <w:lang w:val="en-CA"/>
          </w:rPr>
          <w:t>These instructions are intended to guide generation but require further specification for automated assessment.</w:t>
        </w:r>
      </w:ins>
      <w:del w:id="97" w:author="Liam Pond, Mr" w:date="2026-10-14T17:01:00Z" w16du:dateUtc="2026-10-14T16:01:00Z">
        <w:r w:rsidRPr="00474DD3" w:rsidDel="00756FBB">
          <w:rPr>
            <w:lang w:val="en-CA"/>
          </w:rPr>
          <w:delText>While these formulations can assist a model during generation, they cannot be verified afterward.</w:delText>
        </w:r>
      </w:del>
      <w:r w:rsidRPr="00474DD3">
        <w:rPr>
          <w:lang w:val="en-CA"/>
        </w:rPr>
        <w:t xml:space="preserve"> Therefore, writing the evaluation guide involved </w:t>
      </w:r>
      <w:ins w:id="98" w:author="Liam Pond, Mr" w:date="2026-10-14T17:01:00Z" w16du:dateUtc="2026-10-14T16:01:00Z">
        <w:r w:rsidR="00756FBB">
          <w:rPr>
            <w:lang w:val="en-CA"/>
          </w:rPr>
          <w:t xml:space="preserve">expressing </w:t>
        </w:r>
      </w:ins>
      <w:del w:id="99" w:author="Liam Pond, Mr" w:date="2026-10-14T17:01:00Z" w16du:dateUtc="2026-10-14T16:01:00Z">
        <w:r w:rsidRPr="00474DD3" w:rsidDel="00756FBB">
          <w:rPr>
            <w:lang w:val="en-CA"/>
          </w:rPr>
          <w:delText>reformulating each</w:delText>
        </w:r>
      </w:del>
      <w:ins w:id="100" w:author="Liam Pond, Mr" w:date="2026-10-14T17:01:00Z" w16du:dateUtc="2026-10-14T16:01:00Z">
        <w:r w:rsidR="00756FBB">
          <w:rPr>
            <w:lang w:val="en-CA"/>
          </w:rPr>
          <w:t>the</w:t>
        </w:r>
      </w:ins>
      <w:del w:id="101" w:author="Liam Pond, Mr" w:date="2026-10-14T17:01:00Z" w16du:dateUtc="2026-10-14T16:01:00Z">
        <w:r w:rsidRPr="00474DD3" w:rsidDel="00756FBB">
          <w:rPr>
            <w:lang w:val="en-CA"/>
          </w:rPr>
          <w:delText xml:space="preserve"> rule </w:delText>
        </w:r>
      </w:del>
      <w:ins w:id="102" w:author="Liam Pond, Mr" w:date="2026-10-14T17:01:00Z" w16du:dateUtc="2026-10-14T16:01:00Z">
        <w:r w:rsidR="00756FBB">
          <w:rPr>
            <w:lang w:val="en-CA"/>
          </w:rPr>
          <w:t xml:space="preserve"> rules selected for automated assessment as predicates, each de</w:t>
        </w:r>
      </w:ins>
      <w:ins w:id="103" w:author="Liam Pond, Mr" w:date="2026-10-14T17:02:00Z" w16du:dateUtc="2026-10-14T16:02:00Z">
        <w:r w:rsidR="00756FBB">
          <w:rPr>
            <w:lang w:val="en-CA"/>
          </w:rPr>
          <w:t>fining a test for compliance or violation in the relevant musical context.</w:t>
        </w:r>
      </w:ins>
      <w:del w:id="104" w:author="Liam Pond, Mr" w:date="2026-10-14T17:02:00Z" w16du:dateUtc="2026-10-14T16:02:00Z">
        <w:r w:rsidRPr="00474DD3" w:rsidDel="00756FBB">
          <w:rPr>
            <w:lang w:val="en-CA"/>
          </w:rPr>
          <w:delText>as a predicate that provides a clear verdict of compliance or violation for any beat or passage.</w:delText>
        </w:r>
      </w:del>
      <w:r w:rsidRPr="00474DD3">
        <w:rPr>
          <w:lang w:val="en-CA"/>
        </w:rPr>
        <w:t xml:space="preserve"> If </w:t>
      </w:r>
      <w:ins w:id="105" w:author="Liam Pond, Mr" w:date="2026-10-14T17:02:00Z" w16du:dateUtc="2026-10-14T16:02:00Z">
        <w:r w:rsidR="00756FBB">
          <w:rPr>
            <w:lang w:val="en-CA"/>
          </w:rPr>
          <w:t xml:space="preserve">a rule was not yet testable, we either refined its formulation or reserved it </w:t>
        </w:r>
      </w:ins>
      <w:del w:id="106" w:author="Liam Pond, Mr" w:date="2026-10-14T17:02:00Z" w16du:dateUtc="2026-10-14T16:02:00Z">
        <w:r w:rsidRPr="00474DD3" w:rsidDel="00756FBB">
          <w:rPr>
            <w:lang w:val="en-CA"/>
          </w:rPr>
          <w:delText xml:space="preserve">reformulation was not possible, the rule was either refined until testable or set aside </w:delText>
        </w:r>
      </w:del>
      <w:r w:rsidRPr="00474DD3">
        <w:rPr>
          <w:lang w:val="en-CA"/>
        </w:rPr>
        <w:t>for qualitative analysis in Part 2.</w:t>
      </w:r>
    </w:p>
    <w:p w14:paraId="3DBA2004" w14:textId="7CEE1B55" w:rsidR="00A86C91" w:rsidRPr="00474DD3" w:rsidRDefault="00000000">
      <w:pPr>
        <w:pStyle w:val="BodyText"/>
        <w:rPr>
          <w:lang w:val="en-CA"/>
        </w:rPr>
      </w:pPr>
      <w:r w:rsidRPr="00474DD3">
        <w:rPr>
          <w:lang w:val="en-CA"/>
        </w:rPr>
        <w:lastRenderedPageBreak/>
        <w:t xml:space="preserve">[1.22] The </w:t>
      </w:r>
      <w:r w:rsidRPr="00474DD3">
        <w:rPr>
          <w:i/>
          <w:iCs/>
          <w:lang w:val="en-CA"/>
        </w:rPr>
        <w:t>nota cambiata</w:t>
      </w:r>
      <w:r w:rsidRPr="00474DD3">
        <w:rPr>
          <w:lang w:val="en-CA"/>
        </w:rPr>
        <w:t xml:space="preserve"> of third species offers a clear </w:t>
      </w:r>
      <w:r w:rsidR="008D5BC4" w:rsidRPr="00474DD3">
        <w:rPr>
          <w:lang w:val="en-CA"/>
        </w:rPr>
        <w:t>exampl</w:t>
      </w:r>
      <w:r w:rsidRPr="00474DD3">
        <w:rPr>
          <w:lang w:val="en-CA"/>
        </w:rPr>
        <w:t xml:space="preserve">e of </w:t>
      </w:r>
      <w:r w:rsidR="00861DD1" w:rsidRPr="00474DD3">
        <w:rPr>
          <w:lang w:val="en-CA"/>
        </w:rPr>
        <w:t>the writing challenge associated with the evaluation guide</w:t>
      </w:r>
      <w:r w:rsidRPr="00474DD3">
        <w:rPr>
          <w:lang w:val="en-CA"/>
        </w:rPr>
        <w:t>. Fux introduces the figure almost in passing, as an exception to the general treatment of the dissonant second quarter (Fux [1725] 1965, 51): a dissonant second note may proceed to a consonance by a downward skip of a third, with the subsequent note repairing the line stepwise. For a human reader</w:t>
      </w:r>
      <w:r w:rsidR="008D5BC4" w:rsidRPr="00474DD3">
        <w:rPr>
          <w:lang w:val="en-CA"/>
        </w:rPr>
        <w:t>,</w:t>
      </w:r>
      <w:r w:rsidRPr="00474DD3">
        <w:rPr>
          <w:lang w:val="en-CA"/>
        </w:rPr>
        <w:t xml:space="preserve"> the gesture is recognizable at sight; for a predicate that must return a verdict on any four-quarter grouping, recognizability is insufficient, and the pattern had to be specified as a succession of intervals, contour directions, and metric positions, with </w:t>
      </w:r>
      <w:del w:id="107" w:author="Liam Pond, Mr" w:date="2026-10-14T17:06:00Z" w16du:dateUtc="2026-10-14T16:06:00Z">
        <w:r w:rsidRPr="00474DD3" w:rsidDel="007B6EE5">
          <w:rPr>
            <w:lang w:val="en-CA"/>
          </w:rPr>
          <w:delText xml:space="preserve">the cantus-firmus relationship held fixed throughout. </w:delText>
        </w:r>
      </w:del>
      <w:ins w:id="108" w:author="Liam Pond, Mr" w:date="2026-10-14T17:06:00Z" w16du:dateUtc="2026-10-14T16:06:00Z">
        <w:r w:rsidR="007B6EE5">
          <w:rPr>
            <w:lang w:val="en-CA"/>
          </w:rPr>
          <w:t>each harmonic interval measured against the cantus-firmus note sounding at th</w:t>
        </w:r>
      </w:ins>
      <w:ins w:id="109" w:author="Liam Pond, Mr" w:date="2026-10-14T17:07:00Z" w16du:dateUtc="2026-10-14T16:07:00Z">
        <w:r w:rsidR="007B6EE5">
          <w:rPr>
            <w:lang w:val="en-CA"/>
          </w:rPr>
          <w:t xml:space="preserve">at position. </w:t>
        </w:r>
      </w:ins>
      <w:r w:rsidRPr="00474DD3">
        <w:rPr>
          <w:lang w:val="en-CA"/>
        </w:rPr>
        <w:t>Once the rule could be tested, the corresponding passage in the prescriptive document was rewritten to match the precision of the predicate.</w:t>
      </w:r>
    </w:p>
    <w:p w14:paraId="2CC4E476" w14:textId="2A593647" w:rsidR="00A86C91" w:rsidRPr="009373F7" w:rsidRDefault="00000000">
      <w:pPr>
        <w:pStyle w:val="BodyText"/>
        <w:rPr>
          <w:lang w:val="en-CA"/>
        </w:rPr>
      </w:pPr>
      <w:r w:rsidRPr="00474DD3">
        <w:rPr>
          <w:lang w:val="en-CA"/>
        </w:rPr>
        <w:t xml:space="preserve">[1.23] A second class of rules resisted precise formulation for different reasons. The prohibition of the outlined tritone is straightforward to state </w:t>
      </w:r>
      <w:r w:rsidR="008D5BC4" w:rsidRPr="00474DD3">
        <w:rPr>
          <w:lang w:val="en-CA"/>
        </w:rPr>
        <w:t>but</w:t>
      </w:r>
      <w:r w:rsidRPr="00474DD3">
        <w:rPr>
          <w:lang w:val="en-CA"/>
        </w:rPr>
        <w:t xml:space="preserve"> difficult to formalize </w:t>
      </w:r>
      <w:r w:rsidR="008D5BC4" w:rsidRPr="00474DD3">
        <w:rPr>
          <w:lang w:val="en-CA"/>
        </w:rPr>
        <w:t>over</w:t>
      </w:r>
      <w:r w:rsidRPr="00474DD3">
        <w:rPr>
          <w:lang w:val="en-CA"/>
        </w:rPr>
        <w:t xml:space="preserve"> a horizontal span:</w:t>
      </w:r>
      <w:r w:rsidR="007E1988" w:rsidRPr="009373F7">
        <w:rPr>
          <w:rStyle w:val="FootnoteReference"/>
          <w:lang w:val="en-CA"/>
        </w:rPr>
        <w:footnoteReference w:id="2"/>
      </w:r>
      <w:r w:rsidRPr="009373F7">
        <w:rPr>
          <w:lang w:val="en-CA"/>
        </w:rPr>
        <w:t xml:space="preserve"> one must decide over what duration a tritone frame counts as outlined, whether a stepwise passage that continues through the interval is to be accepted </w:t>
      </w:r>
      <w:commentRangeStart w:id="110"/>
      <w:r w:rsidRPr="009373F7">
        <w:rPr>
          <w:lang w:val="en-CA"/>
        </w:rPr>
        <w:t>(as Fux</w:t>
      </w:r>
      <w:r w:rsidR="00631897">
        <w:rPr>
          <w:lang w:val="en-CA"/>
        </w:rPr>
        <w:t>’</w:t>
      </w:r>
      <w:r w:rsidRPr="009373F7">
        <w:rPr>
          <w:lang w:val="en-CA"/>
        </w:rPr>
        <w:t xml:space="preserve">s rule in fact permits), </w:t>
      </w:r>
      <w:commentRangeEnd w:id="110"/>
      <w:r w:rsidR="005F50BE" w:rsidRPr="00B80682">
        <w:rPr>
          <w:rStyle w:val="CommentReference"/>
          <w:sz w:val="24"/>
          <w:szCs w:val="24"/>
          <w:lang w:val="en-CA"/>
        </w:rPr>
        <w:commentReference w:id="110"/>
      </w:r>
      <w:r w:rsidRPr="009373F7">
        <w:rPr>
          <w:lang w:val="en-CA"/>
        </w:rPr>
        <w:t xml:space="preserve">and </w:t>
      </w:r>
      <w:ins w:id="111" w:author="Liam Pond, Mr" w:date="2026-10-14T17:11:00Z" w16du:dateUtc="2026-10-14T16:11:00Z">
        <w:r w:rsidR="005F50BE">
          <w:rPr>
            <w:lang w:val="en-CA"/>
          </w:rPr>
          <w:t>whether an accidental removes the outlined tritone and therefore prevents the passage from being flagged.</w:t>
        </w:r>
      </w:ins>
      <w:del w:id="112" w:author="Liam Pond, Mr" w:date="2026-10-14T17:11:00Z" w16du:dateUtc="2026-10-14T16:11:00Z">
        <w:r w:rsidRPr="009373F7" w:rsidDel="005F50BE">
          <w:rPr>
            <w:lang w:val="en-CA"/>
          </w:rPr>
          <w:delText>where a ficta inflection should dissolve the frame rather than flag it.</w:delText>
        </w:r>
      </w:del>
      <w:r w:rsidRPr="009373F7">
        <w:rPr>
          <w:lang w:val="en-CA"/>
        </w:rPr>
        <w:t xml:space="preserve"> </w:t>
      </w:r>
      <w:del w:id="113" w:author="Liam Pond, Mr" w:date="2026-10-14T17:12:00Z" w16du:dateUtc="2026-10-14T16:12:00Z">
        <w:r w:rsidRPr="009373F7" w:rsidDel="00DC639B">
          <w:rPr>
            <w:lang w:val="en-CA"/>
          </w:rPr>
          <w:delText>The difficulty is not new</w:delText>
        </w:r>
      </w:del>
      <w:ins w:id="114" w:author="Liam Pond, Mr" w:date="2026-10-14T17:12:00Z" w16du:dateUtc="2026-10-14T16:12:00Z">
        <w:r w:rsidR="00DC639B">
          <w:rPr>
            <w:lang w:val="en-CA"/>
          </w:rPr>
          <w:t>A related issue is the cost of implementing such rules</w:t>
        </w:r>
      </w:ins>
      <w:r w:rsidRPr="009373F7">
        <w:rPr>
          <w:lang w:val="en-CA"/>
        </w:rPr>
        <w:t xml:space="preserve">: Lewin marks with an asterisk those rules he teaches in class but did not build into his program, among them the avoidance of </w:t>
      </w:r>
      <w:r w:rsidR="00631897">
        <w:rPr>
          <w:lang w:val="en-CA"/>
        </w:rPr>
        <w:t>“</w:t>
      </w:r>
      <w:r w:rsidRPr="009373F7">
        <w:rPr>
          <w:lang w:val="en-CA"/>
        </w:rPr>
        <w:t>bad local outlines of augmented and diminished intervals,</w:t>
      </w:r>
      <w:r w:rsidR="00631897">
        <w:rPr>
          <w:lang w:val="en-CA"/>
        </w:rPr>
        <w:t>”</w:t>
      </w:r>
      <w:r w:rsidRPr="009373F7">
        <w:rPr>
          <w:lang w:val="en-CA"/>
        </w:rPr>
        <w:t xml:space="preserve"> explaining that </w:t>
      </w:r>
      <w:r w:rsidR="00631897">
        <w:rPr>
          <w:lang w:val="en-CA"/>
        </w:rPr>
        <w:t>“</w:t>
      </w:r>
      <w:r w:rsidRPr="009373F7">
        <w:rPr>
          <w:lang w:val="en-CA"/>
        </w:rPr>
        <w:t>it did not seem worth the amount of time it would take to implement them, to exclude the relatively few solutions they would catch beyond those already excluded</w:t>
      </w:r>
      <w:r w:rsidR="00631897">
        <w:rPr>
          <w:lang w:val="en-CA"/>
        </w:rPr>
        <w:t>”</w:t>
      </w:r>
      <w:r w:rsidRPr="009373F7">
        <w:rPr>
          <w:lang w:val="en-CA"/>
        </w:rPr>
        <w:t xml:space="preserve"> (Lewin 1983, 42). We implemented the rule in a first approximation, flagging canonical cases such as the stepwise passage F-G-</w:t>
      </w:r>
      <w:r w:rsidRPr="00DC639B">
        <w:rPr>
          <w:rFonts w:cs="Times New Roman"/>
          <w:lang w:val="en-CA"/>
        </w:rPr>
        <w:t>A-B</w:t>
      </w:r>
      <w:ins w:id="115" w:author="Liam Pond, Mr" w:date="2026-10-14T17:13:00Z" w16du:dateUtc="2026-10-14T16:13:00Z">
        <w:r w:rsidR="00DC639B" w:rsidRPr="00DC639B">
          <w:rPr>
            <w:rFonts w:ascii="Segoe UI Symbol" w:hAnsi="Segoe UI Symbol" w:cs="Segoe UI Symbol"/>
            <w:lang w:val="en-CA"/>
          </w:rPr>
          <w:t>♮</w:t>
        </w:r>
        <w:r w:rsidR="00DC639B" w:rsidRPr="00DC639B">
          <w:rPr>
            <w:rFonts w:cs="Times New Roman"/>
            <w:lang w:val="en-CA"/>
            <w:rPrChange w:id="116" w:author="Liam Pond, Mr" w:date="2026-10-14T17:13:00Z" w16du:dateUtc="2026-10-14T16:13:00Z">
              <w:rPr>
                <w:rFonts w:ascii="Segoe UI Symbol" w:hAnsi="Segoe UI Symbol" w:cs="Segoe UI Symbol"/>
                <w:lang w:val="en-CA"/>
              </w:rPr>
            </w:rPrChange>
          </w:rPr>
          <w:t>-A</w:t>
        </w:r>
      </w:ins>
      <w:r w:rsidRPr="00DC639B">
        <w:rPr>
          <w:rFonts w:cs="Times New Roman"/>
          <w:lang w:val="en-CA"/>
        </w:rPr>
        <w:t xml:space="preserve"> </w:t>
      </w:r>
      <w:ins w:id="117" w:author="Liam Pond, Mr" w:date="2026-10-14T17:13:00Z" w16du:dateUtc="2026-10-14T16:13:00Z">
        <w:r w:rsidR="00DC639B">
          <w:rPr>
            <w:rFonts w:cs="Times New Roman"/>
            <w:lang w:val="en-CA"/>
          </w:rPr>
          <w:t>in which</w:t>
        </w:r>
      </w:ins>
      <w:del w:id="118" w:author="Liam Pond, Mr" w:date="2026-10-14T17:13:00Z" w16du:dateUtc="2026-10-14T16:13:00Z">
        <w:r w:rsidRPr="00DC639B" w:rsidDel="00DC639B">
          <w:rPr>
            <w:rFonts w:cs="Times New Roman"/>
            <w:lang w:val="en-CA"/>
          </w:rPr>
          <w:delText>when</w:delText>
        </w:r>
      </w:del>
      <w:r w:rsidRPr="009373F7">
        <w:rPr>
          <w:lang w:val="en-CA"/>
        </w:rPr>
        <w:t xml:space="preserve"> the line reverses direction at the </w:t>
      </w:r>
      <w:del w:id="119" w:author="Liam Pond, Mr" w:date="2026-10-14T17:14:00Z" w16du:dateUtc="2026-10-14T16:14:00Z">
        <w:r w:rsidRPr="009373F7" w:rsidDel="00DC639B">
          <w:rPr>
            <w:lang w:val="en-CA"/>
          </w:rPr>
          <w:delText xml:space="preserve">tritone </w:delText>
        </w:r>
      </w:del>
      <w:r w:rsidRPr="009373F7">
        <w:rPr>
          <w:lang w:val="en-CA"/>
        </w:rPr>
        <w:t>boundary</w:t>
      </w:r>
      <w:ins w:id="120" w:author="Liam Pond, Mr" w:date="2026-10-14T17:14:00Z" w16du:dateUtc="2026-10-14T16:14:00Z">
        <w:r w:rsidR="00DC639B">
          <w:rPr>
            <w:lang w:val="en-CA"/>
          </w:rPr>
          <w:t xml:space="preserve"> of an outlined tritone</w:t>
        </w:r>
      </w:ins>
      <w:r w:rsidRPr="009373F7">
        <w:rPr>
          <w:lang w:val="en-CA"/>
        </w:rPr>
        <w:t xml:space="preserve">; the finer calibration of duration and ficta placement is acknowledged as a known limitation. </w:t>
      </w:r>
      <w:commentRangeStart w:id="121"/>
      <w:r w:rsidRPr="009373F7">
        <w:rPr>
          <w:lang w:val="en-CA"/>
        </w:rPr>
        <w:t>Finally, each predicate is evaluated as a binary condition, with no weighting for relative severity. This decision responds to the critique of weighted-sum approaches raised by Komosinski and Szachewicz (2015): since Fux himself offers no numerical hierarchy among his rules, assigning weights would import a scale of values foreign to the treatise.</w:t>
      </w:r>
      <w:commentRangeEnd w:id="121"/>
      <w:r w:rsidR="00DC639B" w:rsidRPr="00B80682">
        <w:rPr>
          <w:rStyle w:val="CommentReference"/>
          <w:sz w:val="24"/>
          <w:szCs w:val="24"/>
          <w:lang w:val="en-CA"/>
        </w:rPr>
        <w:commentReference w:id="121"/>
      </w:r>
    </w:p>
    <w:p w14:paraId="187D41F6" w14:textId="113D1E1A" w:rsidR="00A86C91" w:rsidRPr="009373F7" w:rsidRDefault="008D5BC4">
      <w:pPr>
        <w:pStyle w:val="BodyText"/>
        <w:rPr>
          <w:lang w:val="en-CA"/>
        </w:rPr>
      </w:pPr>
      <w:r w:rsidRPr="009373F7">
        <w:rPr>
          <w:lang w:val="en-CA"/>
        </w:rPr>
        <w:t xml:space="preserve">[1.24] </w:t>
      </w:r>
      <w:del w:id="122" w:author="Liam Pond, Mr" w:date="2026-10-14T17:19:00Z" w16du:dateUtc="2026-10-14T16:19:00Z">
        <w:r w:rsidRPr="009373F7" w:rsidDel="006A3E22">
          <w:rPr>
            <w:lang w:val="en-CA"/>
          </w:rPr>
          <w:delText xml:space="preserve">The </w:delText>
        </w:r>
        <w:r w:rsidR="007E1988" w:rsidRPr="009373F7" w:rsidDel="006A3E22">
          <w:rPr>
            <w:lang w:val="en-CA"/>
          </w:rPr>
          <w:delText xml:space="preserve">evaluation guide has then been translated into an </w:delText>
        </w:r>
        <w:r w:rsidRPr="009373F7" w:rsidDel="006A3E22">
          <w:rPr>
            <w:lang w:val="en-CA"/>
          </w:rPr>
          <w:delText>evaluator</w:delText>
        </w:r>
        <w:r w:rsidR="007E1988" w:rsidRPr="009373F7" w:rsidDel="006A3E22">
          <w:rPr>
            <w:lang w:val="en-CA"/>
          </w:rPr>
          <w:delText xml:space="preserve"> that we have developed</w:delText>
        </w:r>
      </w:del>
      <w:ins w:id="123" w:author="Liam Pond, Mr" w:date="2026-10-14T17:19:00Z" w16du:dateUtc="2026-10-14T16:19:00Z">
        <w:r w:rsidR="006A3E22">
          <w:rPr>
            <w:lang w:val="en-CA"/>
          </w:rPr>
          <w:t>We implemented the evaluation guide’s rules in an automated evaluator</w:t>
        </w:r>
      </w:ins>
      <w:r w:rsidR="007E1988" w:rsidRPr="009373F7">
        <w:rPr>
          <w:lang w:val="en-CA"/>
        </w:rPr>
        <w:t>. The evaluator</w:t>
      </w:r>
      <w:r w:rsidRPr="009373F7">
        <w:rPr>
          <w:lang w:val="en-CA"/>
        </w:rPr>
        <w:t xml:space="preserve"> is a computational reader built on top of </w:t>
      </w:r>
      <w:r w:rsidR="007E1988" w:rsidRPr="009373F7">
        <w:rPr>
          <w:lang w:val="en-CA"/>
        </w:rPr>
        <w:t xml:space="preserve">the Python library </w:t>
      </w:r>
      <w:r w:rsidRPr="009373F7">
        <w:rPr>
          <w:lang w:val="en-CA"/>
        </w:rPr>
        <w:t>music21 (Cuthbert and Ariza 2010)</w:t>
      </w:r>
      <w:r w:rsidR="007E1988" w:rsidRPr="009373F7">
        <w:rPr>
          <w:lang w:val="en-CA"/>
        </w:rPr>
        <w:t xml:space="preserve">. </w:t>
      </w:r>
      <w:del w:id="124" w:author="Liam Pond, Mr" w:date="2026-10-14T17:19:00Z" w16du:dateUtc="2026-10-14T16:19:00Z">
        <w:r w:rsidR="007E1988" w:rsidRPr="009373F7" w:rsidDel="006A3E22">
          <w:rPr>
            <w:lang w:val="en-CA"/>
          </w:rPr>
          <w:delText xml:space="preserve">It </w:delText>
        </w:r>
        <w:r w:rsidRPr="009373F7" w:rsidDel="006A3E22">
          <w:rPr>
            <w:lang w:val="en-CA"/>
          </w:rPr>
          <w:delText>parses MusicXML into structured musical objects and provides the musical vocabulary (intervals, motion categories, metric positions, tie structures) in which the evaluation guide</w:delText>
        </w:r>
        <w:r w:rsidR="00631897" w:rsidDel="006A3E22">
          <w:rPr>
            <w:lang w:val="en-CA"/>
          </w:rPr>
          <w:delText>’</w:delText>
        </w:r>
        <w:r w:rsidRPr="009373F7" w:rsidDel="006A3E22">
          <w:rPr>
            <w:lang w:val="en-CA"/>
          </w:rPr>
          <w:delText>s predicates can be written without loss of meaning</w:delText>
        </w:r>
      </w:del>
      <w:ins w:id="125" w:author="Liam Pond, Mr" w:date="2026-10-14T17:19:00Z" w16du:dateUtc="2026-10-14T16:19:00Z">
        <w:r w:rsidR="006A3E22">
          <w:rPr>
            <w:lang w:val="en-CA"/>
          </w:rPr>
          <w:t>The evaluator uses music21 to parse MusicXML into structured musi</w:t>
        </w:r>
      </w:ins>
      <w:ins w:id="126" w:author="Liam Pond, Mr" w:date="2026-10-14T17:20:00Z" w16du:dateUtc="2026-10-14T16:20:00Z">
        <w:r w:rsidR="006A3E22">
          <w:rPr>
            <w:lang w:val="en-CA"/>
          </w:rPr>
          <w:t>cal objects and to represent intervals, voice-leading motion, metrical positions, and ties for use in the evaluation predicates</w:t>
        </w:r>
      </w:ins>
      <w:r w:rsidRPr="009373F7">
        <w:rPr>
          <w:lang w:val="en-CA"/>
        </w:rPr>
        <w:t xml:space="preserve">. Each score is loaded, and its two voices are isolated, with the position of the cantus firmus supplied as context. The counterpoint is aligned against the cantus firmus at the temporal granularity proper to the species. The subset of rules applicable to the species is tested in turn, and violations are annotated with the measure and beat at which they occur, so that a human evaluator can open the </w:t>
      </w:r>
      <w:r w:rsidRPr="009373F7">
        <w:rPr>
          <w:lang w:val="en-CA"/>
        </w:rPr>
        <w:lastRenderedPageBreak/>
        <w:t xml:space="preserve">score and read the offending passage at once. From a music-theoretic standpoint, the key architectural feature is the one-to-one correspondence between the evaluation guide and the reader: each U or S code is implemented by a single predicate, and no predicate exists in the reader without a corresponding code in the guide. </w:t>
      </w:r>
      <w:del w:id="127" w:author="Liam Pond, Mr" w:date="2026-10-14T17:20:00Z" w16du:dateUtc="2026-10-14T16:20:00Z">
        <w:r w:rsidRPr="009373F7" w:rsidDel="006A3E22">
          <w:rPr>
            <w:lang w:val="en-CA"/>
          </w:rPr>
          <w:delText>Every number reported in the corpus analysis</w:delText>
        </w:r>
      </w:del>
      <w:ins w:id="128" w:author="Liam Pond, Mr" w:date="2026-10-14T17:20:00Z" w16du:dateUtc="2026-10-14T16:20:00Z">
        <w:r w:rsidR="006A3E22">
          <w:rPr>
            <w:lang w:val="en-CA"/>
          </w:rPr>
          <w:t>Reported violation counts</w:t>
        </w:r>
      </w:ins>
      <w:r w:rsidRPr="009373F7">
        <w:rPr>
          <w:lang w:val="en-CA"/>
        </w:rPr>
        <w:t xml:space="preserve"> can therefore be traced backward, from aggregate metric to violation category, from category to rule code, from code to its paragraph in the evaluation guide, and from that paragraph back to the species guides. This traceability </w:t>
      </w:r>
      <w:ins w:id="129" w:author="Liam Pond, Mr" w:date="2026-10-14T17:21:00Z" w16du:dateUtc="2026-10-14T16:21:00Z">
        <w:r w:rsidR="006A3E22">
          <w:rPr>
            <w:lang w:val="en-CA"/>
          </w:rPr>
          <w:t xml:space="preserve">makes the relationship between the reported violation counts and our formalization of the contrapuntal rules open to </w:t>
        </w:r>
      </w:ins>
      <w:del w:id="130" w:author="Liam Pond, Mr" w:date="2026-10-14T17:21:00Z" w16du:dateUtc="2026-10-14T16:21:00Z">
        <w:r w:rsidRPr="009373F7" w:rsidDel="006A3E22">
          <w:rPr>
            <w:lang w:val="en-CA"/>
          </w:rPr>
          <w:delText xml:space="preserve">is what allows the statistical discussion that follows to claim a grounding in Fuxian doctrine, rather than in a black-box scorer whose judgments would lie outside </w:delText>
        </w:r>
      </w:del>
      <w:r w:rsidRPr="009373F7">
        <w:rPr>
          <w:lang w:val="en-CA"/>
        </w:rPr>
        <w:t>critical inspection.</w:t>
      </w:r>
    </w:p>
    <w:p w14:paraId="1B1C0706" w14:textId="77777777" w:rsidR="00A86C91" w:rsidRPr="009373F7" w:rsidRDefault="00000000">
      <w:pPr>
        <w:pStyle w:val="Heading1"/>
        <w:rPr>
          <w:lang w:val="en-CA"/>
        </w:rPr>
      </w:pPr>
      <w:r w:rsidRPr="009373F7">
        <w:rPr>
          <w:lang w:val="en-CA"/>
        </w:rPr>
        <w:t>2. Analysis of the Generated Corpus</w:t>
      </w:r>
    </w:p>
    <w:p w14:paraId="18582B99" w14:textId="77777777" w:rsidR="00A86C91" w:rsidRPr="009373F7" w:rsidRDefault="00000000">
      <w:pPr>
        <w:pStyle w:val="Heading2"/>
        <w:rPr>
          <w:lang w:val="en-CA"/>
        </w:rPr>
      </w:pPr>
      <w:bookmarkStart w:id="131" w:name="overview"/>
      <w:bookmarkEnd w:id="53"/>
      <w:bookmarkEnd w:id="79"/>
      <w:r w:rsidRPr="009373F7">
        <w:rPr>
          <w:lang w:val="en-CA"/>
        </w:rPr>
        <w:t>Overview</w:t>
      </w:r>
    </w:p>
    <w:p w14:paraId="70E8763B" w14:textId="717495B4" w:rsidR="00051688" w:rsidRPr="009373F7" w:rsidRDefault="00000000" w:rsidP="00051688">
      <w:pPr>
        <w:pStyle w:val="FirstParagraph"/>
        <w:rPr>
          <w:lang w:val="en-CA"/>
        </w:rPr>
      </w:pPr>
      <w:r w:rsidRPr="009373F7">
        <w:rPr>
          <w:lang w:val="en-CA"/>
        </w:rPr>
        <w:t>[2.1] The generation corpus was structured as follows: five cantus firmi,</w:t>
      </w:r>
      <w:r w:rsidR="00557AAF" w:rsidRPr="009373F7">
        <w:rPr>
          <w:rStyle w:val="FootnoteReference"/>
          <w:lang w:val="en-CA"/>
        </w:rPr>
        <w:footnoteReference w:id="3"/>
      </w:r>
      <w:r w:rsidRPr="009373F7">
        <w:rPr>
          <w:lang w:val="en-CA"/>
        </w:rPr>
        <w:t xml:space="preserve"> </w:t>
      </w:r>
      <w:r w:rsidR="00051688" w:rsidRPr="009373F7">
        <w:rPr>
          <w:lang w:val="en-CA"/>
        </w:rPr>
        <w:t>two</w:t>
      </w:r>
      <w:ins w:id="136" w:author="Liam Pond, Mr" w:date="2026-10-14T17:35:00Z" w16du:dateUtc="2026-10-14T16:35:00Z">
        <w:r w:rsidR="0016657E">
          <w:rPr>
            <w:lang w:val="en-CA"/>
          </w:rPr>
          <w:t xml:space="preserve"> counterpoint</w:t>
        </w:r>
      </w:ins>
      <w:del w:id="137" w:author="Liam Pond, Mr" w:date="2026-10-14T17:35:00Z" w16du:dateUtc="2026-10-14T16:35:00Z">
        <w:r w:rsidR="00051688" w:rsidRPr="009373F7" w:rsidDel="0016657E">
          <w:rPr>
            <w:lang w:val="en-CA"/>
          </w:rPr>
          <w:delText>-voice</w:delText>
        </w:r>
      </w:del>
      <w:r w:rsidR="00051688" w:rsidRPr="009373F7">
        <w:rPr>
          <w:lang w:val="en-CA"/>
        </w:rPr>
        <w:t xml:space="preserve"> placements (</w:t>
      </w:r>
      <w:del w:id="138" w:author="Liam Pond, Mr" w:date="2026-10-14T17:35:00Z" w16du:dateUtc="2026-10-14T16:35:00Z">
        <w:r w:rsidR="00051688" w:rsidRPr="009373F7" w:rsidDel="0016657E">
          <w:rPr>
            <w:lang w:val="en-CA"/>
          </w:rPr>
          <w:delText xml:space="preserve">counterpoint </w:delText>
        </w:r>
      </w:del>
      <w:r w:rsidR="00051688" w:rsidRPr="009373F7">
        <w:rPr>
          <w:lang w:val="en-CA"/>
        </w:rPr>
        <w:t xml:space="preserve">above and below the cantus), five species, and three models, for a total of 50 distinct configurations per model. Each model was queried through its own API in separate collection sessions </w:t>
      </w:r>
      <w:r w:rsidR="000A6C76" w:rsidRPr="009373F7">
        <w:rPr>
          <w:lang w:val="en-CA"/>
        </w:rPr>
        <w:t>in</w:t>
      </w:r>
      <w:r w:rsidR="00051688" w:rsidRPr="009373F7">
        <w:rPr>
          <w:lang w:val="en-CA"/>
        </w:rPr>
        <w:t xml:space="preserve"> April 2026 (Claude Opus 4.6, GPT-5.4, and Gemini 3.1 Pro), with batch sizes adjusted to the observed failure rates. Gemini was sampled four times per configuration as a safety margin against API failures (200 runs). Claude </w:t>
      </w:r>
      <w:del w:id="139" w:author="Liam Pond, Mr" w:date="2026-10-14T17:39:00Z" w16du:dateUtc="2026-10-14T16:39:00Z">
        <w:r w:rsidR="00051688" w:rsidRPr="009373F7" w:rsidDel="0016657E">
          <w:rPr>
            <w:lang w:val="en-CA"/>
          </w:rPr>
          <w:delText>followed the initial plan of three runs per configuration, with one configuration manually re-generated (151 runs).</w:delText>
        </w:r>
      </w:del>
      <w:ins w:id="140" w:author="Liam Pond, Mr" w:date="2026-10-14T17:39:00Z" w16du:dateUtc="2026-10-14T16:39:00Z">
        <w:r w:rsidR="0016657E">
          <w:rPr>
            <w:lang w:val="en-CA"/>
          </w:rPr>
          <w:t>was sampled three times per configuration, with one additional run initiated manually for a single configuration (151 runs).</w:t>
        </w:r>
      </w:ins>
      <w:r w:rsidR="00051688" w:rsidRPr="009373F7">
        <w:rPr>
          <w:lang w:val="en-CA"/>
        </w:rPr>
        <w:t xml:space="preserve"> </w:t>
      </w:r>
      <w:commentRangeStart w:id="141"/>
      <w:commentRangeStart w:id="142"/>
      <w:r w:rsidR="00051688" w:rsidRPr="009373F7">
        <w:rPr>
          <w:lang w:val="en-CA"/>
        </w:rPr>
        <w:t>ChatGPT</w:t>
      </w:r>
      <w:commentRangeEnd w:id="141"/>
      <w:r w:rsidR="0016657E" w:rsidRPr="00B80682">
        <w:rPr>
          <w:rStyle w:val="CommentReference"/>
          <w:sz w:val="24"/>
          <w:szCs w:val="24"/>
          <w:lang w:val="en-CA"/>
        </w:rPr>
        <w:commentReference w:id="141"/>
      </w:r>
      <w:commentRangeEnd w:id="142"/>
      <w:r w:rsidRPr="00B80682">
        <w:rPr>
          <w:rStyle w:val="CommentReference"/>
          <w:sz w:val="24"/>
          <w:szCs w:val="24"/>
          <w:lang w:val="en-CA"/>
        </w:rPr>
        <w:commentReference w:id="142"/>
      </w:r>
      <w:r w:rsidR="00051688" w:rsidRPr="009373F7">
        <w:rPr>
          <w:lang w:val="en-CA"/>
        </w:rPr>
        <w:t xml:space="preserve"> required additional reruns to compensate for the parse failures encountered in early batches, with the second species oversampled (60 of the 224 ChatGPT runs) because parsing failures were initially concentrated there. The combined</w:t>
      </w:r>
      <w:ins w:id="143" w:author="Liam Pond, Mr" w:date="2026-10-14T17:37:00Z" w16du:dateUtc="2026-10-14T16:37:00Z">
        <w:r w:rsidR="0016657E">
          <w:rPr>
            <w:lang w:val="en-CA"/>
          </w:rPr>
          <w:t xml:space="preserve"> in</w:t>
        </w:r>
      </w:ins>
      <w:ins w:id="144" w:author="Liam Pond, Mr" w:date="2026-10-14T17:38:00Z" w16du:dateUtc="2026-10-14T16:38:00Z">
        <w:r w:rsidR="0016657E">
          <w:rPr>
            <w:lang w:val="en-CA"/>
          </w:rPr>
          <w:t>itial</w:t>
        </w:r>
      </w:ins>
      <w:del w:id="145" w:author="Liam Pond, Mr" w:date="2026-10-14T17:37:00Z" w16du:dateUtc="2026-10-14T16:37:00Z">
        <w:r w:rsidR="00051688" w:rsidRPr="009373F7" w:rsidDel="0016657E">
          <w:rPr>
            <w:lang w:val="en-CA"/>
          </w:rPr>
          <w:delText xml:space="preserve"> raw</w:delText>
        </w:r>
      </w:del>
      <w:r w:rsidR="00051688" w:rsidRPr="009373F7">
        <w:rPr>
          <w:lang w:val="en-CA"/>
        </w:rPr>
        <w:t xml:space="preserve"> corpus therefore comprised 575</w:t>
      </w:r>
      <w:ins w:id="146" w:author="Liam Pond, Mr" w:date="2026-10-14T17:38:00Z" w16du:dateUtc="2026-10-14T16:38:00Z">
        <w:r w:rsidR="0016657E">
          <w:rPr>
            <w:lang w:val="en-CA"/>
          </w:rPr>
          <w:t xml:space="preserve"> </w:t>
        </w:r>
      </w:ins>
      <w:del w:id="147" w:author="Liam Pond, Mr" w:date="2026-10-14T17:38:00Z" w16du:dateUtc="2026-10-14T16:38:00Z">
        <w:r w:rsidR="00051688" w:rsidRPr="009373F7" w:rsidDel="0016657E">
          <w:rPr>
            <w:lang w:val="en-CA"/>
          </w:rPr>
          <w:delText xml:space="preserve"> </w:delText>
        </w:r>
      </w:del>
      <w:ins w:id="148" w:author="Liam Pond, Mr" w:date="2026-10-14T17:38:00Z" w16du:dateUtc="2026-10-14T16:38:00Z">
        <w:r w:rsidR="0016657E">
          <w:rPr>
            <w:lang w:val="en-CA"/>
          </w:rPr>
          <w:t>model outputs</w:t>
        </w:r>
      </w:ins>
      <w:del w:id="149" w:author="Liam Pond, Mr" w:date="2026-10-14T17:38:00Z" w16du:dateUtc="2026-10-14T16:38:00Z">
        <w:r w:rsidR="00051688" w:rsidRPr="009373F7" w:rsidDel="0016657E">
          <w:rPr>
            <w:lang w:val="en-CA"/>
          </w:rPr>
          <w:delText>generated solutions</w:delText>
        </w:r>
      </w:del>
      <w:r w:rsidR="00051688" w:rsidRPr="009373F7">
        <w:rPr>
          <w:lang w:val="en-CA"/>
        </w:rPr>
        <w:t xml:space="preserve">. Of these, 47 files failed XML parsing prior to the counterpoint analysis (46 </w:t>
      </w:r>
      <w:ins w:id="150" w:author="Liam Pond, Mr" w:date="2026-10-14T17:38:00Z" w16du:dateUtc="2026-10-14T16:38:00Z">
        <w:r w:rsidR="0016657E">
          <w:rPr>
            <w:lang w:val="en-CA"/>
          </w:rPr>
          <w:t>by</w:t>
        </w:r>
      </w:ins>
      <w:del w:id="151" w:author="Liam Pond, Mr" w:date="2026-10-14T17:38:00Z" w16du:dateUtc="2026-10-14T16:38:00Z">
        <w:r w:rsidR="00051688" w:rsidRPr="009373F7" w:rsidDel="0016657E">
          <w:rPr>
            <w:lang w:val="en-CA"/>
          </w:rPr>
          <w:delText>from</w:delText>
        </w:r>
      </w:del>
      <w:r w:rsidR="00051688" w:rsidRPr="009373F7">
        <w:rPr>
          <w:lang w:val="en-CA"/>
        </w:rPr>
        <w:t xml:space="preserve"> ChatGPT, 1 </w:t>
      </w:r>
      <w:ins w:id="152" w:author="Liam Pond, Mr" w:date="2026-10-14T17:38:00Z" w16du:dateUtc="2026-10-14T16:38:00Z">
        <w:r w:rsidR="0016657E">
          <w:rPr>
            <w:lang w:val="en-CA"/>
          </w:rPr>
          <w:t>by</w:t>
        </w:r>
      </w:ins>
      <w:del w:id="153" w:author="Liam Pond, Mr" w:date="2026-10-14T17:38:00Z" w16du:dateUtc="2026-10-14T16:38:00Z">
        <w:r w:rsidR="00051688" w:rsidRPr="009373F7" w:rsidDel="0016657E">
          <w:rPr>
            <w:lang w:val="en-CA"/>
          </w:rPr>
          <w:delText>from</w:delText>
        </w:r>
      </w:del>
      <w:r w:rsidR="00051688" w:rsidRPr="009373F7">
        <w:rPr>
          <w:lang w:val="en-CA"/>
        </w:rPr>
        <w:t xml:space="preserve"> Claude). The 46 ChatGPT files were repaired through automated XML recovery, a procedure that corrects malformed tags</w:t>
      </w:r>
      <w:del w:id="154" w:author="Liam Pond, Mr" w:date="2026-10-14T17:40:00Z" w16du:dateUtc="2026-10-14T16:40:00Z">
        <w:r w:rsidR="00051688" w:rsidRPr="009373F7" w:rsidDel="0016657E">
          <w:rPr>
            <w:lang w:val="en-CA"/>
          </w:rPr>
          <w:delText xml:space="preserve"> without altering musical content</w:delText>
        </w:r>
      </w:del>
      <w:r w:rsidR="00051688" w:rsidRPr="009373F7">
        <w:rPr>
          <w:lang w:val="en-CA"/>
        </w:rPr>
        <w:t xml:space="preserve">; the single Claude file, which contained only plain text rather than MusicXML, was excluded. To ensure an equitable comparison across models, the first three runs per configuration were retained, yielding a symmetric evaluation corpus of 450 runs: 150 per model, distributed as three runs for each of 50 configurations. </w:t>
      </w:r>
      <w:ins w:id="155" w:author="Liam Pond, Mr" w:date="2026-10-14T17:42:00Z" w16du:dateUtc="2026-10-14T16:42:00Z">
        <w:r w:rsidR="0016657E">
          <w:rPr>
            <w:lang w:val="en-CA"/>
          </w:rPr>
          <w:t>Pre-repair parsing success rates are reported separately</w:t>
        </w:r>
      </w:ins>
      <w:ins w:id="156" w:author="Liam Pond, Mr" w:date="2026-10-14T17:43:00Z" w16du:dateUtc="2026-10-14T16:43:00Z">
        <w:r w:rsidR="0016657E">
          <w:rPr>
            <w:lang w:val="en-CA"/>
          </w:rPr>
          <w:t xml:space="preserve"> as M6, distinguishing output parsability from contrapuntal rule compliance.</w:t>
        </w:r>
      </w:ins>
      <w:del w:id="157" w:author="Liam Pond, Mr" w:date="2026-10-14T17:43:00Z" w16du:dateUtc="2026-10-14T16:43:00Z">
        <w:r w:rsidR="00051688" w:rsidRPr="009373F7" w:rsidDel="0016657E">
          <w:rPr>
            <w:lang w:val="en-CA"/>
          </w:rPr>
          <w:delText>The pre-repair parse error rates, which measure raw MusicXML generation quality independently of contrapuntal compliance, are preserved as a separate metric (M6).</w:delText>
        </w:r>
      </w:del>
      <w:r w:rsidR="00051688" w:rsidRPr="009373F7">
        <w:rPr>
          <w:lang w:val="en-CA"/>
        </w:rPr>
        <w:t xml:space="preserve"> A subsequent duplicate-detection analysis revealed that </w:t>
      </w:r>
      <w:ins w:id="158" w:author="Liam Pond, Mr" w:date="2026-10-14T17:42:00Z" w16du:dateUtc="2026-10-14T16:42:00Z">
        <w:r w:rsidR="0016657E">
          <w:rPr>
            <w:lang w:val="en-CA"/>
          </w:rPr>
          <w:t xml:space="preserve">within each model-configuration combination, counting all but one representative of each group of musically identical outputs yielded 141 additional copies (31.3% of the 450 evaluated solutions). </w:t>
        </w:r>
      </w:ins>
      <w:del w:id="159" w:author="Liam Pond, Mr" w:date="2026-10-14T17:42:00Z" w16du:dateUtc="2026-10-14T16:42:00Z">
        <w:r w:rsidR="00051688" w:rsidRPr="009373F7" w:rsidDel="0016657E">
          <w:rPr>
            <w:lang w:val="en-CA"/>
          </w:rPr>
          <w:delText xml:space="preserve">141 of the 450 runs (31%) are musically identical to another run within the same configuration; </w:delText>
        </w:r>
      </w:del>
      <w:ins w:id="160" w:author="Liam Pond, Mr" w:date="2026-10-14T17:42:00Z" w16du:dateUtc="2026-10-14T16:42:00Z">
        <w:r w:rsidR="0016657E">
          <w:rPr>
            <w:lang w:val="en-CA"/>
          </w:rPr>
          <w:t>T</w:t>
        </w:r>
      </w:ins>
      <w:del w:id="161" w:author="Liam Pond, Mr" w:date="2026-10-14T17:42:00Z" w16du:dateUtc="2026-10-14T16:42:00Z">
        <w:r w:rsidR="00051688" w:rsidRPr="009373F7" w:rsidDel="0016657E">
          <w:rPr>
            <w:lang w:val="en-CA"/>
          </w:rPr>
          <w:delText>t</w:delText>
        </w:r>
      </w:del>
      <w:r w:rsidR="00051688" w:rsidRPr="009373F7">
        <w:rPr>
          <w:lang w:val="en-CA"/>
        </w:rPr>
        <w:t xml:space="preserve">his finding is discussed at the </w:t>
      </w:r>
      <w:ins w:id="162" w:author="Liam Pond, Mr" w:date="2026-10-14T17:42:00Z" w16du:dateUtc="2026-10-14T16:42:00Z">
        <w:r w:rsidR="0016657E">
          <w:rPr>
            <w:lang w:val="en-CA"/>
          </w:rPr>
          <w:t>end</w:t>
        </w:r>
      </w:ins>
      <w:del w:id="163" w:author="Liam Pond, Mr" w:date="2026-10-14T17:42:00Z" w16du:dateUtc="2026-10-14T16:42:00Z">
        <w:r w:rsidR="00051688" w:rsidRPr="009373F7" w:rsidDel="0016657E">
          <w:rPr>
            <w:lang w:val="en-CA"/>
          </w:rPr>
          <w:delText>close</w:delText>
        </w:r>
      </w:del>
      <w:r w:rsidR="00051688" w:rsidRPr="009373F7">
        <w:rPr>
          <w:lang w:val="en-CA"/>
        </w:rPr>
        <w:t xml:space="preserve"> of the statistical evaluation. The automated checker detected a total of 2,440 violations across the 450 evaluated runs, which serve as the primary basis for the statistical analysis.</w:t>
      </w:r>
    </w:p>
    <w:p w14:paraId="0CD09AC0" w14:textId="1A44A10A" w:rsidR="00A86C91" w:rsidRPr="009373F7" w:rsidRDefault="00000000" w:rsidP="00051688">
      <w:pPr>
        <w:pStyle w:val="FirstParagraph"/>
        <w:rPr>
          <w:lang w:val="en-CA"/>
        </w:rPr>
      </w:pPr>
      <w:r w:rsidRPr="009373F7">
        <w:rPr>
          <w:lang w:val="en-CA"/>
        </w:rPr>
        <w:lastRenderedPageBreak/>
        <w:t xml:space="preserve">[2.2] The analysis proceeds along two complementary axes, one statistical and one </w:t>
      </w:r>
      <w:r w:rsidR="000A6C76" w:rsidRPr="009373F7">
        <w:rPr>
          <w:lang w:val="en-CA"/>
        </w:rPr>
        <w:t>score-based</w:t>
      </w:r>
      <w:r w:rsidRPr="009373F7">
        <w:rPr>
          <w:lang w:val="en-CA"/>
        </w:rPr>
        <w:t xml:space="preserve">. The statistical approach yields a global picture of the corpus, </w:t>
      </w:r>
      <w:r w:rsidR="007E1988" w:rsidRPr="009373F7">
        <w:rPr>
          <w:lang w:val="en-CA"/>
        </w:rPr>
        <w:t>mak</w:t>
      </w:r>
      <w:r w:rsidRPr="009373F7">
        <w:rPr>
          <w:lang w:val="en-CA"/>
        </w:rPr>
        <w:t xml:space="preserve">ing recurring error </w:t>
      </w:r>
      <w:r w:rsidR="007E1988" w:rsidRPr="009373F7">
        <w:rPr>
          <w:lang w:val="en-CA"/>
        </w:rPr>
        <w:t xml:space="preserve">patterns </w:t>
      </w:r>
      <w:r w:rsidRPr="009373F7">
        <w:rPr>
          <w:lang w:val="en-CA"/>
        </w:rPr>
        <w:t xml:space="preserve">and aggregate performance tendencies tractable. </w:t>
      </w:r>
      <w:ins w:id="164" w:author="Liam Pond, Mr" w:date="2026-10-14T17:44:00Z" w16du:dateUtc="2026-10-14T16:44:00Z">
        <w:r w:rsidR="001E3589">
          <w:rPr>
            <w:lang w:val="en-CA"/>
          </w:rPr>
          <w:t>Quali</w:t>
        </w:r>
      </w:ins>
      <w:ins w:id="165" w:author="Liam Pond, Mr" w:date="2026-10-14T17:45:00Z" w16du:dateUtc="2026-10-14T16:45:00Z">
        <w:r w:rsidR="001E3589">
          <w:rPr>
            <w:lang w:val="en-CA"/>
          </w:rPr>
          <w:t>tative assessment complements the statistical analysis by addressing stylistic features not captured by the automated checker and illustrating how the reported error patterns manifest in individual scores.</w:t>
        </w:r>
      </w:ins>
      <w:del w:id="166" w:author="Liam Pond, Mr" w:date="2026-10-14T17:45:00Z" w16du:dateUtc="2026-10-14T16:45:00Z">
        <w:r w:rsidRPr="009373F7" w:rsidDel="001E3589">
          <w:rPr>
            <w:lang w:val="en-CA"/>
          </w:rPr>
          <w:delText>A qualitative assessment nevertheless remains indispensable, since stylistic judgment resists reliable computational formalization, and since inspection of the score allows the evaluator to illustrate concretely what the statistical data express in numerical terms.</w:delText>
        </w:r>
      </w:del>
      <w:r w:rsidRPr="009373F7">
        <w:rPr>
          <w:lang w:val="en-CA"/>
        </w:rPr>
        <w:t xml:space="preserve"> The examples discussed in the qualitative section have been deliberately selected for their capacity to illustrate a characteristic stylistic feature, a recurrent generative pattern, or a notable behavioral response to the guide</w:t>
      </w:r>
      <w:r w:rsidR="00631897">
        <w:rPr>
          <w:lang w:val="en-CA"/>
        </w:rPr>
        <w:t>’</w:t>
      </w:r>
      <w:r w:rsidRPr="009373F7">
        <w:rPr>
          <w:lang w:val="en-CA"/>
        </w:rPr>
        <w:t xml:space="preserve">s directives. This selection </w:t>
      </w:r>
      <w:ins w:id="167" w:author="Liam Pond, Mr" w:date="2026-10-14T17:46:00Z" w16du:dateUtc="2026-10-14T16:46:00Z">
        <w:r w:rsidR="001E3589">
          <w:rPr>
            <w:lang w:val="en-CA"/>
          </w:rPr>
          <w:t>draws on disciplinary judgment and supports close examination of particular musical features, although it limits conclusions about their prevalence across the corpus. The rigour of the qualitative analysis depends on explicit selection criteria and interpretations grounded in the musical details of each example.</w:t>
        </w:r>
      </w:ins>
      <w:del w:id="168" w:author="Liam Pond, Mr" w:date="2026-10-14T17:46:00Z" w16du:dateUtc="2026-10-14T16:46:00Z">
        <w:r w:rsidRPr="009373F7" w:rsidDel="001E3589">
          <w:rPr>
            <w:lang w:val="en-CA"/>
          </w:rPr>
          <w:delText xml:space="preserve">involves a higher degree of subjectivity than the statistical analysis; however, </w:delText>
        </w:r>
        <w:r w:rsidR="00861DD1" w:rsidRPr="009373F7" w:rsidDel="001E3589">
          <w:rPr>
            <w:lang w:val="en-CA"/>
          </w:rPr>
          <w:delText xml:space="preserve">this subjectivity </w:delText>
        </w:r>
        <w:r w:rsidRPr="009373F7" w:rsidDel="001E3589">
          <w:rPr>
            <w:lang w:val="en-CA"/>
          </w:rPr>
          <w:delText>does not constitute a methodological weakness. The interpretation of musical examples, and the making of analytical choices grounded in disciplinary judgment, constitute precisely what music theorists do, and qualitative assessment remains integral to any rigorous analytical methodology.</w:delText>
        </w:r>
      </w:del>
    </w:p>
    <w:p w14:paraId="39CD7ABD" w14:textId="77777777" w:rsidR="00A86C91" w:rsidRPr="009373F7" w:rsidRDefault="00000000">
      <w:pPr>
        <w:pStyle w:val="Heading2"/>
        <w:rPr>
          <w:lang w:val="en-CA"/>
        </w:rPr>
      </w:pPr>
      <w:bookmarkStart w:id="169" w:name="statistical-evaluation"/>
      <w:bookmarkEnd w:id="131"/>
      <w:r w:rsidRPr="009373F7">
        <w:rPr>
          <w:lang w:val="en-CA"/>
        </w:rPr>
        <w:t>Statistical Evaluation</w:t>
      </w:r>
    </w:p>
    <w:p w14:paraId="1AEA66F9" w14:textId="77777777" w:rsidR="00A86C91" w:rsidRPr="009373F7" w:rsidRDefault="00000000">
      <w:pPr>
        <w:pStyle w:val="Heading3"/>
        <w:rPr>
          <w:lang w:val="en-CA"/>
        </w:rPr>
      </w:pPr>
      <w:bookmarkStart w:id="170" w:name="evaluation-metrics"/>
      <w:r w:rsidRPr="009373F7">
        <w:rPr>
          <w:lang w:val="en-CA"/>
        </w:rPr>
        <w:t>Evaluation Metrics</w:t>
      </w:r>
    </w:p>
    <w:p w14:paraId="2D7D2EC8" w14:textId="0CD6386E" w:rsidR="00A86C91" w:rsidRPr="009373F7" w:rsidRDefault="00000000">
      <w:pPr>
        <w:pStyle w:val="FirstParagraph"/>
        <w:rPr>
          <w:lang w:val="en-CA"/>
        </w:rPr>
      </w:pPr>
      <w:r w:rsidRPr="009373F7">
        <w:rPr>
          <w:lang w:val="en-CA"/>
        </w:rPr>
        <w:t>[2.3] Five metrics, derived from the rule set formalized in the evaluation criteria guide (Appendix 6), structure the presentation of the statistical results; each aggregate metric is computed on the full 450-run corpus. M1 reports the mean number of rule violations per run, computed globally for each model and per species, and accompanied by the standard deviation of the violation counts across the runs of each subgroup.</w:t>
      </w:r>
      <w:r w:rsidRPr="009373F7">
        <w:rPr>
          <w:rStyle w:val="FootnoteReference"/>
          <w:lang w:val="en-CA"/>
        </w:rPr>
        <w:footnoteReference w:id="4"/>
      </w:r>
      <w:r w:rsidRPr="009373F7">
        <w:rPr>
          <w:lang w:val="en-CA"/>
        </w:rPr>
        <w:t xml:space="preserve"> M2 characterizes the distribution of each model</w:t>
      </w:r>
      <w:r w:rsidR="00631897">
        <w:rPr>
          <w:lang w:val="en-CA"/>
        </w:rPr>
        <w:t>’</w:t>
      </w:r>
      <w:r w:rsidRPr="009373F7">
        <w:rPr>
          <w:lang w:val="en-CA"/>
        </w:rPr>
        <w:t>s output across four tiers, expressed as percentages: perfect runs (0 violations), low-violation (1–3), moderate-violation (4–5), and high-violation (6 or more); these thresholds do not constitute criteria of acceptability but serve to characterize each model</w:t>
      </w:r>
      <w:r w:rsidR="00631897">
        <w:rPr>
          <w:lang w:val="en-CA"/>
        </w:rPr>
        <w:t>’</w:t>
      </w:r>
      <w:r w:rsidRPr="009373F7">
        <w:rPr>
          <w:lang w:val="en-CA"/>
        </w:rPr>
        <w:t>s level of rule compliance. M3 organizes each model</w:t>
      </w:r>
      <w:r w:rsidR="00631897">
        <w:rPr>
          <w:lang w:val="en-CA"/>
        </w:rPr>
        <w:t>’</w:t>
      </w:r>
      <w:r w:rsidRPr="009373F7">
        <w:rPr>
          <w:lang w:val="en-CA"/>
        </w:rPr>
        <w:t>s violations into four families of contrapuntal rules and a residual category: melodic contour,</w:t>
      </w:r>
      <w:r w:rsidRPr="009373F7">
        <w:rPr>
          <w:rStyle w:val="FootnoteReference"/>
          <w:lang w:val="en-CA"/>
        </w:rPr>
        <w:footnoteReference w:id="5"/>
      </w:r>
      <w:r w:rsidRPr="009373F7">
        <w:rPr>
          <w:lang w:val="en-CA"/>
        </w:rPr>
        <w:t xml:space="preserve"> parallel motion,</w:t>
      </w:r>
      <w:r w:rsidRPr="009373F7">
        <w:rPr>
          <w:rStyle w:val="FootnoteReference"/>
          <w:lang w:val="en-CA"/>
        </w:rPr>
        <w:footnoteReference w:id="6"/>
      </w:r>
      <w:r w:rsidRPr="009373F7">
        <w:rPr>
          <w:lang w:val="en-CA"/>
        </w:rPr>
        <w:t xml:space="preserve"> dissonance treatment,</w:t>
      </w:r>
      <w:r w:rsidRPr="009373F7">
        <w:rPr>
          <w:rStyle w:val="FootnoteReference"/>
          <w:lang w:val="en-CA"/>
        </w:rPr>
        <w:footnoteReference w:id="7"/>
      </w:r>
      <w:r w:rsidRPr="009373F7">
        <w:rPr>
          <w:lang w:val="en-CA"/>
        </w:rPr>
        <w:t xml:space="preserve"> cadential,</w:t>
      </w:r>
      <w:r w:rsidRPr="009373F7">
        <w:rPr>
          <w:rStyle w:val="FootnoteReference"/>
          <w:lang w:val="en-CA"/>
        </w:rPr>
        <w:footnoteReference w:id="8"/>
      </w:r>
      <w:r w:rsidRPr="009373F7">
        <w:rPr>
          <w:lang w:val="en-CA"/>
        </w:rPr>
        <w:t xml:space="preserve"> and other, reporting for each pair model × category the average number of violations per run and that category</w:t>
      </w:r>
      <w:r w:rsidR="00631897">
        <w:rPr>
          <w:lang w:val="en-CA"/>
        </w:rPr>
        <w:t>’</w:t>
      </w:r>
      <w:r w:rsidRPr="009373F7">
        <w:rPr>
          <w:lang w:val="en-CA"/>
        </w:rPr>
        <w:t>s share of the model</w:t>
      </w:r>
      <w:r w:rsidR="00631897">
        <w:rPr>
          <w:lang w:val="en-CA"/>
        </w:rPr>
        <w:t>’</w:t>
      </w:r>
      <w:r w:rsidRPr="009373F7">
        <w:rPr>
          <w:lang w:val="en-CA"/>
        </w:rPr>
        <w:t>s total violations.</w:t>
      </w:r>
      <w:r w:rsidRPr="009373F7">
        <w:rPr>
          <w:rStyle w:val="FootnoteReference"/>
          <w:lang w:val="en-CA"/>
        </w:rPr>
        <w:footnoteReference w:id="9"/>
      </w:r>
      <w:r w:rsidRPr="009373F7">
        <w:rPr>
          <w:lang w:val="en-CA"/>
        </w:rPr>
        <w:t xml:space="preserve"> M4 reports </w:t>
      </w:r>
      <w:r w:rsidR="00557AAF" w:rsidRPr="009373F7">
        <w:rPr>
          <w:lang w:val="en-CA"/>
        </w:rPr>
        <w:t xml:space="preserve">the </w:t>
      </w:r>
      <w:r w:rsidRPr="009373F7">
        <w:rPr>
          <w:lang w:val="en-CA"/>
        </w:rPr>
        <w:t xml:space="preserve">average </w:t>
      </w:r>
      <w:r w:rsidR="00557AAF" w:rsidRPr="009373F7">
        <w:rPr>
          <w:lang w:val="en-CA"/>
        </w:rPr>
        <w:t xml:space="preserve">number of </w:t>
      </w:r>
      <w:r w:rsidRPr="009373F7">
        <w:rPr>
          <w:lang w:val="en-CA"/>
        </w:rPr>
        <w:t>violations per run</w:t>
      </w:r>
      <w:r w:rsidR="00557AAF" w:rsidRPr="009373F7">
        <w:rPr>
          <w:lang w:val="en-CA"/>
        </w:rPr>
        <w:t>,</w:t>
      </w:r>
      <w:r w:rsidRPr="009373F7">
        <w:rPr>
          <w:lang w:val="en-CA"/>
        </w:rPr>
        <w:t xml:space="preserve"> computed separately for configurations in which the counterpoint lies above the cantus firmus and those in which it lies </w:t>
      </w:r>
      <w:r w:rsidRPr="009373F7">
        <w:rPr>
          <w:lang w:val="en-CA"/>
        </w:rPr>
        <w:lastRenderedPageBreak/>
        <w:t>below. M6, the only purely technical metric, reports the percentage of generated files that parse successfully as well-formed MusicXML, measured on the raw pre-repair output.</w:t>
      </w:r>
    </w:p>
    <w:p w14:paraId="36787DB5" w14:textId="77777777" w:rsidR="00A86C91" w:rsidRPr="009373F7" w:rsidRDefault="00000000">
      <w:pPr>
        <w:pStyle w:val="Heading3"/>
        <w:rPr>
          <w:lang w:val="en-CA"/>
        </w:rPr>
      </w:pPr>
      <w:bookmarkStart w:id="171" w:name="comparative-overview-m1-m2"/>
      <w:bookmarkEnd w:id="170"/>
      <w:r w:rsidRPr="009373F7">
        <w:rPr>
          <w:lang w:val="en-CA"/>
        </w:rPr>
        <w:t>Comparative Overview (M1, M2)</w:t>
      </w:r>
    </w:p>
    <w:p w14:paraId="06BAE76D" w14:textId="4AFFB836" w:rsidR="001374C5" w:rsidRPr="009373F7" w:rsidRDefault="00000000" w:rsidP="00EC5BB6">
      <w:pPr>
        <w:pStyle w:val="FirstParagraph"/>
        <w:rPr>
          <w:lang w:val="en-CA"/>
        </w:rPr>
      </w:pPr>
      <w:r w:rsidRPr="009373F7">
        <w:rPr>
          <w:lang w:val="en-CA"/>
        </w:rPr>
        <w:t>[2.4] From a global perspective, Gemini 3.1 Pro achieved the lowest average violation count at 3.37 per run (n = 150), followed by ChatGPT (GPT-5.4) at 3.98 (n = 150) and Claude Opus 4.6 at 8.92</w:t>
      </w:r>
      <w:r w:rsidR="00AE282A" w:rsidRPr="009373F7">
        <w:rPr>
          <w:lang w:val="en-CA"/>
        </w:rPr>
        <w:t xml:space="preserve"> per run</w:t>
      </w:r>
      <w:r w:rsidRPr="009373F7">
        <w:rPr>
          <w:lang w:val="en-CA"/>
        </w:rPr>
        <w:t xml:space="preserve"> (n = 150).</w:t>
      </w:r>
    </w:p>
    <w:tbl>
      <w:tblPr>
        <w:tblStyle w:val="TableGridLight"/>
        <w:tblW w:w="6974" w:type="dxa"/>
        <w:tblInd w:w="1186" w:type="dxa"/>
        <w:tblLook w:val="0020" w:firstRow="1" w:lastRow="0" w:firstColumn="0" w:lastColumn="0" w:noHBand="0" w:noVBand="0"/>
      </w:tblPr>
      <w:tblGrid>
        <w:gridCol w:w="1217"/>
        <w:gridCol w:w="563"/>
        <w:gridCol w:w="870"/>
        <w:gridCol w:w="830"/>
        <w:gridCol w:w="910"/>
        <w:gridCol w:w="870"/>
        <w:gridCol w:w="857"/>
        <w:gridCol w:w="857"/>
      </w:tblGrid>
      <w:tr w:rsidR="00A86C91" w:rsidRPr="00B80682" w14:paraId="6529C30A" w14:textId="77777777" w:rsidTr="00A81A58">
        <w:tc>
          <w:tcPr>
            <w:tcW w:w="0" w:type="auto"/>
            <w:tcBorders>
              <w:top w:val="single" w:sz="4" w:space="0" w:color="FFFFFF" w:themeColor="background1"/>
              <w:left w:val="single" w:sz="4" w:space="0" w:color="FFFFFF" w:themeColor="background1"/>
              <w:right w:val="single" w:sz="4" w:space="0" w:color="FFFFFF" w:themeColor="background1"/>
            </w:tcBorders>
          </w:tcPr>
          <w:p w14:paraId="6162EB55" w14:textId="77777777" w:rsidR="00A86C91" w:rsidRPr="009373F7" w:rsidRDefault="00A86C91">
            <w:pPr>
              <w:pStyle w:val="Compact"/>
              <w:rPr>
                <w:lang w:val="en-CA"/>
              </w:rPr>
            </w:pPr>
          </w:p>
        </w:tc>
        <w:tc>
          <w:tcPr>
            <w:tcW w:w="563" w:type="dxa"/>
            <w:tcBorders>
              <w:top w:val="single" w:sz="4" w:space="0" w:color="FFFFFF" w:themeColor="background1"/>
              <w:left w:val="single" w:sz="4" w:space="0" w:color="FFFFFF" w:themeColor="background1"/>
            </w:tcBorders>
          </w:tcPr>
          <w:p w14:paraId="2AEB00E2" w14:textId="77777777" w:rsidR="00A86C91" w:rsidRPr="009373F7" w:rsidRDefault="00A86C91">
            <w:pPr>
              <w:pStyle w:val="Compact"/>
              <w:rPr>
                <w:lang w:val="en-CA"/>
              </w:rPr>
            </w:pPr>
          </w:p>
        </w:tc>
        <w:tc>
          <w:tcPr>
            <w:tcW w:w="870" w:type="dxa"/>
          </w:tcPr>
          <w:p w14:paraId="148DB240" w14:textId="77777777" w:rsidR="00A86C91" w:rsidRPr="009373F7" w:rsidRDefault="00000000">
            <w:pPr>
              <w:pStyle w:val="Compact"/>
              <w:jc w:val="left"/>
              <w:rPr>
                <w:lang w:val="en-CA"/>
              </w:rPr>
            </w:pPr>
            <w:r w:rsidRPr="009373F7">
              <w:rPr>
                <w:lang w:val="en-CA"/>
              </w:rPr>
              <w:t>Global</w:t>
            </w:r>
          </w:p>
        </w:tc>
        <w:tc>
          <w:tcPr>
            <w:tcW w:w="0" w:type="auto"/>
          </w:tcPr>
          <w:p w14:paraId="1AFBF40E" w14:textId="77777777" w:rsidR="00A86C91" w:rsidRPr="009373F7" w:rsidRDefault="00000000">
            <w:pPr>
              <w:pStyle w:val="Compact"/>
              <w:jc w:val="left"/>
              <w:rPr>
                <w:lang w:val="en-CA"/>
              </w:rPr>
            </w:pPr>
            <w:r w:rsidRPr="009373F7">
              <w:rPr>
                <w:lang w:val="en-CA"/>
              </w:rPr>
              <w:t>1st sp.</w:t>
            </w:r>
          </w:p>
        </w:tc>
        <w:tc>
          <w:tcPr>
            <w:tcW w:w="0" w:type="auto"/>
          </w:tcPr>
          <w:p w14:paraId="4ECE7668" w14:textId="77777777" w:rsidR="00A86C91" w:rsidRPr="009373F7" w:rsidRDefault="00000000">
            <w:pPr>
              <w:pStyle w:val="Compact"/>
              <w:jc w:val="left"/>
              <w:rPr>
                <w:lang w:val="en-CA"/>
              </w:rPr>
            </w:pPr>
            <w:r w:rsidRPr="009373F7">
              <w:rPr>
                <w:lang w:val="en-CA"/>
              </w:rPr>
              <w:t>2nd sp.</w:t>
            </w:r>
          </w:p>
        </w:tc>
        <w:tc>
          <w:tcPr>
            <w:tcW w:w="0" w:type="auto"/>
          </w:tcPr>
          <w:p w14:paraId="61A14BE5" w14:textId="77777777" w:rsidR="00A86C91" w:rsidRPr="009373F7" w:rsidRDefault="00000000">
            <w:pPr>
              <w:pStyle w:val="Compact"/>
              <w:jc w:val="left"/>
              <w:rPr>
                <w:lang w:val="en-CA"/>
              </w:rPr>
            </w:pPr>
            <w:r w:rsidRPr="009373F7">
              <w:rPr>
                <w:lang w:val="en-CA"/>
              </w:rPr>
              <w:t>3rd sp.</w:t>
            </w:r>
          </w:p>
        </w:tc>
        <w:tc>
          <w:tcPr>
            <w:tcW w:w="0" w:type="auto"/>
          </w:tcPr>
          <w:p w14:paraId="03E98169" w14:textId="77777777" w:rsidR="00A86C91" w:rsidRPr="009373F7" w:rsidRDefault="00000000">
            <w:pPr>
              <w:pStyle w:val="Compact"/>
              <w:jc w:val="left"/>
              <w:rPr>
                <w:lang w:val="en-CA"/>
              </w:rPr>
            </w:pPr>
            <w:r w:rsidRPr="009373F7">
              <w:rPr>
                <w:lang w:val="en-CA"/>
              </w:rPr>
              <w:t>4th sp.</w:t>
            </w:r>
          </w:p>
        </w:tc>
        <w:tc>
          <w:tcPr>
            <w:tcW w:w="0" w:type="auto"/>
          </w:tcPr>
          <w:p w14:paraId="30165E3B" w14:textId="77777777" w:rsidR="00A86C91" w:rsidRPr="009373F7" w:rsidRDefault="00000000">
            <w:pPr>
              <w:pStyle w:val="Compact"/>
              <w:jc w:val="left"/>
              <w:rPr>
                <w:lang w:val="en-CA"/>
              </w:rPr>
            </w:pPr>
            <w:r w:rsidRPr="009373F7">
              <w:rPr>
                <w:lang w:val="en-CA"/>
              </w:rPr>
              <w:t>5th sp.</w:t>
            </w:r>
          </w:p>
        </w:tc>
      </w:tr>
      <w:tr w:rsidR="00861DD1" w:rsidRPr="00B80682" w14:paraId="5254C362" w14:textId="77777777" w:rsidTr="00A81A58">
        <w:tc>
          <w:tcPr>
            <w:tcW w:w="0" w:type="auto"/>
            <w:vMerge w:val="restart"/>
            <w:vAlign w:val="center"/>
          </w:tcPr>
          <w:p w14:paraId="0E2C4D06" w14:textId="77777777" w:rsidR="00861DD1" w:rsidRPr="009373F7" w:rsidRDefault="00861DD1" w:rsidP="00861DD1">
            <w:pPr>
              <w:pStyle w:val="Compact"/>
              <w:jc w:val="center"/>
              <w:rPr>
                <w:lang w:val="en-CA"/>
              </w:rPr>
            </w:pPr>
            <w:r w:rsidRPr="009373F7">
              <w:rPr>
                <w:b/>
                <w:bCs/>
                <w:lang w:val="en-CA"/>
              </w:rPr>
              <w:t>ChatGPT</w:t>
            </w:r>
          </w:p>
        </w:tc>
        <w:tc>
          <w:tcPr>
            <w:tcW w:w="563" w:type="dxa"/>
          </w:tcPr>
          <w:p w14:paraId="5493925B" w14:textId="77777777" w:rsidR="00861DD1" w:rsidRPr="009373F7" w:rsidRDefault="00861DD1">
            <w:pPr>
              <w:pStyle w:val="Compact"/>
              <w:jc w:val="left"/>
              <w:rPr>
                <w:lang w:val="en-CA"/>
              </w:rPr>
            </w:pPr>
            <w:r w:rsidRPr="009373F7">
              <w:rPr>
                <w:lang w:val="en-CA"/>
              </w:rPr>
              <w:t>avg</w:t>
            </w:r>
          </w:p>
        </w:tc>
        <w:tc>
          <w:tcPr>
            <w:tcW w:w="870" w:type="dxa"/>
          </w:tcPr>
          <w:p w14:paraId="3C628939" w14:textId="77777777" w:rsidR="00861DD1" w:rsidRPr="009373F7" w:rsidRDefault="00861DD1">
            <w:pPr>
              <w:pStyle w:val="Compact"/>
              <w:jc w:val="left"/>
              <w:rPr>
                <w:lang w:val="en-CA"/>
              </w:rPr>
            </w:pPr>
            <w:r w:rsidRPr="009373F7">
              <w:rPr>
                <w:lang w:val="en-CA"/>
              </w:rPr>
              <w:t>3.98</w:t>
            </w:r>
          </w:p>
        </w:tc>
        <w:tc>
          <w:tcPr>
            <w:tcW w:w="0" w:type="auto"/>
          </w:tcPr>
          <w:p w14:paraId="2B371338" w14:textId="77777777" w:rsidR="00861DD1" w:rsidRPr="009373F7" w:rsidRDefault="00861DD1">
            <w:pPr>
              <w:pStyle w:val="Compact"/>
              <w:jc w:val="left"/>
              <w:rPr>
                <w:lang w:val="en-CA"/>
              </w:rPr>
            </w:pPr>
            <w:r w:rsidRPr="009373F7">
              <w:rPr>
                <w:lang w:val="en-CA"/>
              </w:rPr>
              <w:t>1.67</w:t>
            </w:r>
          </w:p>
        </w:tc>
        <w:tc>
          <w:tcPr>
            <w:tcW w:w="0" w:type="auto"/>
          </w:tcPr>
          <w:p w14:paraId="7AE91811" w14:textId="77777777" w:rsidR="00861DD1" w:rsidRPr="009373F7" w:rsidRDefault="00861DD1">
            <w:pPr>
              <w:pStyle w:val="Compact"/>
              <w:jc w:val="left"/>
              <w:rPr>
                <w:lang w:val="en-CA"/>
              </w:rPr>
            </w:pPr>
            <w:r w:rsidRPr="009373F7">
              <w:rPr>
                <w:lang w:val="en-CA"/>
              </w:rPr>
              <w:t>4.40</w:t>
            </w:r>
          </w:p>
        </w:tc>
        <w:tc>
          <w:tcPr>
            <w:tcW w:w="0" w:type="auto"/>
          </w:tcPr>
          <w:p w14:paraId="5B4D4460" w14:textId="77777777" w:rsidR="00861DD1" w:rsidRPr="009373F7" w:rsidRDefault="00861DD1">
            <w:pPr>
              <w:pStyle w:val="Compact"/>
              <w:jc w:val="left"/>
              <w:rPr>
                <w:lang w:val="en-CA"/>
              </w:rPr>
            </w:pPr>
            <w:r w:rsidRPr="009373F7">
              <w:rPr>
                <w:lang w:val="en-CA"/>
              </w:rPr>
              <w:t>7.67</w:t>
            </w:r>
          </w:p>
        </w:tc>
        <w:tc>
          <w:tcPr>
            <w:tcW w:w="0" w:type="auto"/>
          </w:tcPr>
          <w:p w14:paraId="3E450EFC" w14:textId="77777777" w:rsidR="00861DD1" w:rsidRPr="009373F7" w:rsidRDefault="00861DD1">
            <w:pPr>
              <w:pStyle w:val="Compact"/>
              <w:jc w:val="left"/>
              <w:rPr>
                <w:lang w:val="en-CA"/>
              </w:rPr>
            </w:pPr>
            <w:r w:rsidRPr="009373F7">
              <w:rPr>
                <w:lang w:val="en-CA"/>
              </w:rPr>
              <w:t>2.47</w:t>
            </w:r>
          </w:p>
        </w:tc>
        <w:tc>
          <w:tcPr>
            <w:tcW w:w="0" w:type="auto"/>
          </w:tcPr>
          <w:p w14:paraId="7A5CB9E7" w14:textId="77777777" w:rsidR="00861DD1" w:rsidRPr="009373F7" w:rsidRDefault="00861DD1">
            <w:pPr>
              <w:pStyle w:val="Compact"/>
              <w:jc w:val="left"/>
              <w:rPr>
                <w:lang w:val="en-CA"/>
              </w:rPr>
            </w:pPr>
            <w:r w:rsidRPr="009373F7">
              <w:rPr>
                <w:lang w:val="en-CA"/>
              </w:rPr>
              <w:t>3.70</w:t>
            </w:r>
          </w:p>
        </w:tc>
      </w:tr>
      <w:tr w:rsidR="00861DD1" w:rsidRPr="00B80682" w14:paraId="3D87FCC6" w14:textId="77777777" w:rsidTr="00A81A58">
        <w:tc>
          <w:tcPr>
            <w:tcW w:w="0" w:type="auto"/>
            <w:vMerge/>
            <w:vAlign w:val="center"/>
          </w:tcPr>
          <w:p w14:paraId="18D8792B" w14:textId="77777777" w:rsidR="00861DD1" w:rsidRPr="00B80682" w:rsidRDefault="00861DD1" w:rsidP="00861DD1">
            <w:pPr>
              <w:pStyle w:val="Compact"/>
              <w:jc w:val="center"/>
              <w:rPr>
                <w:lang w:val="en-CA"/>
                <w:rPrChange w:id="172" w:author="Liam Pond, Mr" w:date="2026-09-16T14:36:00Z" w16du:dateUtc="2026-09-16T13:36:00Z">
                  <w:rPr/>
                </w:rPrChange>
              </w:rPr>
            </w:pPr>
          </w:p>
        </w:tc>
        <w:tc>
          <w:tcPr>
            <w:tcW w:w="563" w:type="dxa"/>
          </w:tcPr>
          <w:p w14:paraId="43AD360C" w14:textId="77777777" w:rsidR="00861DD1" w:rsidRPr="00B80682" w:rsidRDefault="00861DD1">
            <w:pPr>
              <w:pStyle w:val="Compact"/>
              <w:jc w:val="left"/>
              <w:rPr>
                <w:lang w:val="en-CA"/>
                <w:rPrChange w:id="173" w:author="Liam Pond, Mr" w:date="2026-09-16T14:36:00Z" w16du:dateUtc="2026-09-16T13:36:00Z">
                  <w:rPr/>
                </w:rPrChange>
              </w:rPr>
            </w:pPr>
            <w:r w:rsidRPr="00B80682">
              <w:rPr>
                <w:lang w:val="en-CA"/>
                <w:rPrChange w:id="174" w:author="Liam Pond, Mr" w:date="2026-09-16T14:36:00Z" w16du:dateUtc="2026-09-16T13:36:00Z">
                  <w:rPr/>
                </w:rPrChange>
              </w:rPr>
              <w:t>SD</w:t>
            </w:r>
          </w:p>
        </w:tc>
        <w:tc>
          <w:tcPr>
            <w:tcW w:w="870" w:type="dxa"/>
          </w:tcPr>
          <w:p w14:paraId="66FF3283" w14:textId="77777777" w:rsidR="00861DD1" w:rsidRPr="00B80682" w:rsidRDefault="00861DD1">
            <w:pPr>
              <w:pStyle w:val="Compact"/>
              <w:jc w:val="left"/>
              <w:rPr>
                <w:lang w:val="en-CA"/>
                <w:rPrChange w:id="175" w:author="Liam Pond, Mr" w:date="2026-09-16T14:36:00Z" w16du:dateUtc="2026-09-16T13:36:00Z">
                  <w:rPr/>
                </w:rPrChange>
              </w:rPr>
            </w:pPr>
            <w:r w:rsidRPr="00B80682">
              <w:rPr>
                <w:lang w:val="en-CA"/>
                <w:rPrChange w:id="176" w:author="Liam Pond, Mr" w:date="2026-09-16T14:36:00Z" w16du:dateUtc="2026-09-16T13:36:00Z">
                  <w:rPr/>
                </w:rPrChange>
              </w:rPr>
              <w:t>3.56</w:t>
            </w:r>
          </w:p>
        </w:tc>
        <w:tc>
          <w:tcPr>
            <w:tcW w:w="0" w:type="auto"/>
          </w:tcPr>
          <w:p w14:paraId="6741C8B8" w14:textId="77777777" w:rsidR="00861DD1" w:rsidRPr="00B80682" w:rsidRDefault="00861DD1">
            <w:pPr>
              <w:pStyle w:val="Compact"/>
              <w:jc w:val="left"/>
              <w:rPr>
                <w:lang w:val="en-CA"/>
                <w:rPrChange w:id="177" w:author="Liam Pond, Mr" w:date="2026-09-16T14:36:00Z" w16du:dateUtc="2026-09-16T13:36:00Z">
                  <w:rPr/>
                </w:rPrChange>
              </w:rPr>
            </w:pPr>
            <w:r w:rsidRPr="00B80682">
              <w:rPr>
                <w:lang w:val="en-CA"/>
                <w:rPrChange w:id="178" w:author="Liam Pond, Mr" w:date="2026-09-16T14:36:00Z" w16du:dateUtc="2026-09-16T13:36:00Z">
                  <w:rPr/>
                </w:rPrChange>
              </w:rPr>
              <w:t>2.12</w:t>
            </w:r>
          </w:p>
        </w:tc>
        <w:tc>
          <w:tcPr>
            <w:tcW w:w="0" w:type="auto"/>
          </w:tcPr>
          <w:p w14:paraId="61BE21B8" w14:textId="77777777" w:rsidR="00861DD1" w:rsidRPr="00B80682" w:rsidRDefault="00861DD1">
            <w:pPr>
              <w:pStyle w:val="Compact"/>
              <w:jc w:val="left"/>
              <w:rPr>
                <w:lang w:val="en-CA"/>
                <w:rPrChange w:id="179" w:author="Liam Pond, Mr" w:date="2026-09-16T14:36:00Z" w16du:dateUtc="2026-09-16T13:36:00Z">
                  <w:rPr/>
                </w:rPrChange>
              </w:rPr>
            </w:pPr>
            <w:r w:rsidRPr="00B80682">
              <w:rPr>
                <w:lang w:val="en-CA"/>
                <w:rPrChange w:id="180" w:author="Liam Pond, Mr" w:date="2026-09-16T14:36:00Z" w16du:dateUtc="2026-09-16T13:36:00Z">
                  <w:rPr/>
                </w:rPrChange>
              </w:rPr>
              <w:t>4.05</w:t>
            </w:r>
          </w:p>
        </w:tc>
        <w:tc>
          <w:tcPr>
            <w:tcW w:w="0" w:type="auto"/>
          </w:tcPr>
          <w:p w14:paraId="562078BE" w14:textId="77777777" w:rsidR="00861DD1" w:rsidRPr="00B80682" w:rsidRDefault="00861DD1">
            <w:pPr>
              <w:pStyle w:val="Compact"/>
              <w:jc w:val="left"/>
              <w:rPr>
                <w:lang w:val="en-CA"/>
                <w:rPrChange w:id="181" w:author="Liam Pond, Mr" w:date="2026-09-16T14:36:00Z" w16du:dateUtc="2026-09-16T13:36:00Z">
                  <w:rPr/>
                </w:rPrChange>
              </w:rPr>
            </w:pPr>
            <w:r w:rsidRPr="00B80682">
              <w:rPr>
                <w:lang w:val="en-CA"/>
                <w:rPrChange w:id="182" w:author="Liam Pond, Mr" w:date="2026-09-16T14:36:00Z" w16du:dateUtc="2026-09-16T13:36:00Z">
                  <w:rPr/>
                </w:rPrChange>
              </w:rPr>
              <w:t>3.12</w:t>
            </w:r>
          </w:p>
        </w:tc>
        <w:tc>
          <w:tcPr>
            <w:tcW w:w="0" w:type="auto"/>
          </w:tcPr>
          <w:p w14:paraId="36C4F641" w14:textId="77777777" w:rsidR="00861DD1" w:rsidRPr="00B80682" w:rsidRDefault="00861DD1">
            <w:pPr>
              <w:pStyle w:val="Compact"/>
              <w:jc w:val="left"/>
              <w:rPr>
                <w:lang w:val="en-CA"/>
                <w:rPrChange w:id="183" w:author="Liam Pond, Mr" w:date="2026-09-16T14:36:00Z" w16du:dateUtc="2026-09-16T13:36:00Z">
                  <w:rPr/>
                </w:rPrChange>
              </w:rPr>
            </w:pPr>
            <w:r w:rsidRPr="00B80682">
              <w:rPr>
                <w:lang w:val="en-CA"/>
                <w:rPrChange w:id="184" w:author="Liam Pond, Mr" w:date="2026-09-16T14:36:00Z" w16du:dateUtc="2026-09-16T13:36:00Z">
                  <w:rPr/>
                </w:rPrChange>
              </w:rPr>
              <w:t>2.32</w:t>
            </w:r>
          </w:p>
        </w:tc>
        <w:tc>
          <w:tcPr>
            <w:tcW w:w="0" w:type="auto"/>
          </w:tcPr>
          <w:p w14:paraId="3D27DE4D" w14:textId="77777777" w:rsidR="00861DD1" w:rsidRPr="00B80682" w:rsidRDefault="00861DD1">
            <w:pPr>
              <w:pStyle w:val="Compact"/>
              <w:jc w:val="left"/>
              <w:rPr>
                <w:lang w:val="en-CA"/>
                <w:rPrChange w:id="185" w:author="Liam Pond, Mr" w:date="2026-09-16T14:36:00Z" w16du:dateUtc="2026-09-16T13:36:00Z">
                  <w:rPr/>
                </w:rPrChange>
              </w:rPr>
            </w:pPr>
            <w:r w:rsidRPr="00B80682">
              <w:rPr>
                <w:lang w:val="en-CA"/>
                <w:rPrChange w:id="186" w:author="Liam Pond, Mr" w:date="2026-09-16T14:36:00Z" w16du:dateUtc="2026-09-16T13:36:00Z">
                  <w:rPr/>
                </w:rPrChange>
              </w:rPr>
              <w:t>2.44</w:t>
            </w:r>
          </w:p>
        </w:tc>
      </w:tr>
      <w:tr w:rsidR="00861DD1" w:rsidRPr="00B80682" w14:paraId="2C83B703" w14:textId="77777777" w:rsidTr="00A81A58">
        <w:tc>
          <w:tcPr>
            <w:tcW w:w="0" w:type="auto"/>
            <w:vMerge w:val="restart"/>
            <w:vAlign w:val="center"/>
          </w:tcPr>
          <w:p w14:paraId="24F918BD" w14:textId="77777777" w:rsidR="00861DD1" w:rsidRPr="009373F7" w:rsidRDefault="00861DD1" w:rsidP="00861DD1">
            <w:pPr>
              <w:pStyle w:val="Compact"/>
              <w:jc w:val="center"/>
              <w:rPr>
                <w:lang w:val="en-CA"/>
              </w:rPr>
            </w:pPr>
            <w:r w:rsidRPr="009373F7">
              <w:rPr>
                <w:b/>
                <w:bCs/>
                <w:lang w:val="en-CA"/>
              </w:rPr>
              <w:t>Claude</w:t>
            </w:r>
          </w:p>
        </w:tc>
        <w:tc>
          <w:tcPr>
            <w:tcW w:w="563" w:type="dxa"/>
          </w:tcPr>
          <w:p w14:paraId="0336D837" w14:textId="77777777" w:rsidR="00861DD1" w:rsidRPr="009373F7" w:rsidRDefault="00861DD1">
            <w:pPr>
              <w:pStyle w:val="Compact"/>
              <w:jc w:val="left"/>
              <w:rPr>
                <w:lang w:val="en-CA"/>
              </w:rPr>
            </w:pPr>
            <w:r w:rsidRPr="009373F7">
              <w:rPr>
                <w:lang w:val="en-CA"/>
              </w:rPr>
              <w:t>avg</w:t>
            </w:r>
          </w:p>
        </w:tc>
        <w:tc>
          <w:tcPr>
            <w:tcW w:w="870" w:type="dxa"/>
          </w:tcPr>
          <w:p w14:paraId="6A116961" w14:textId="77777777" w:rsidR="00861DD1" w:rsidRPr="009373F7" w:rsidRDefault="00861DD1">
            <w:pPr>
              <w:pStyle w:val="Compact"/>
              <w:jc w:val="left"/>
              <w:rPr>
                <w:lang w:val="en-CA"/>
              </w:rPr>
            </w:pPr>
            <w:r w:rsidRPr="009373F7">
              <w:rPr>
                <w:lang w:val="en-CA"/>
              </w:rPr>
              <w:t>8.92</w:t>
            </w:r>
          </w:p>
        </w:tc>
        <w:tc>
          <w:tcPr>
            <w:tcW w:w="0" w:type="auto"/>
          </w:tcPr>
          <w:p w14:paraId="39049F4F" w14:textId="77777777" w:rsidR="00861DD1" w:rsidRPr="009373F7" w:rsidRDefault="00861DD1">
            <w:pPr>
              <w:pStyle w:val="Compact"/>
              <w:jc w:val="left"/>
              <w:rPr>
                <w:lang w:val="en-CA"/>
              </w:rPr>
            </w:pPr>
            <w:r w:rsidRPr="009373F7">
              <w:rPr>
                <w:lang w:val="en-CA"/>
              </w:rPr>
              <w:t>2.03</w:t>
            </w:r>
          </w:p>
        </w:tc>
        <w:tc>
          <w:tcPr>
            <w:tcW w:w="0" w:type="auto"/>
          </w:tcPr>
          <w:p w14:paraId="016067DB" w14:textId="77777777" w:rsidR="00861DD1" w:rsidRPr="009373F7" w:rsidRDefault="00861DD1">
            <w:pPr>
              <w:pStyle w:val="Compact"/>
              <w:jc w:val="left"/>
              <w:rPr>
                <w:lang w:val="en-CA"/>
              </w:rPr>
            </w:pPr>
            <w:r w:rsidRPr="009373F7">
              <w:rPr>
                <w:lang w:val="en-CA"/>
              </w:rPr>
              <w:t>10.63</w:t>
            </w:r>
          </w:p>
        </w:tc>
        <w:tc>
          <w:tcPr>
            <w:tcW w:w="0" w:type="auto"/>
          </w:tcPr>
          <w:p w14:paraId="6A7CDAFA" w14:textId="77777777" w:rsidR="00861DD1" w:rsidRPr="009373F7" w:rsidRDefault="00861DD1">
            <w:pPr>
              <w:pStyle w:val="Compact"/>
              <w:jc w:val="left"/>
              <w:rPr>
                <w:lang w:val="en-CA"/>
              </w:rPr>
            </w:pPr>
            <w:r w:rsidRPr="009373F7">
              <w:rPr>
                <w:lang w:val="en-CA"/>
              </w:rPr>
              <w:t>14.30</w:t>
            </w:r>
          </w:p>
        </w:tc>
        <w:tc>
          <w:tcPr>
            <w:tcW w:w="0" w:type="auto"/>
          </w:tcPr>
          <w:p w14:paraId="52E99F48" w14:textId="77777777" w:rsidR="00861DD1" w:rsidRPr="009373F7" w:rsidRDefault="00861DD1">
            <w:pPr>
              <w:pStyle w:val="Compact"/>
              <w:jc w:val="left"/>
              <w:rPr>
                <w:lang w:val="en-CA"/>
              </w:rPr>
            </w:pPr>
            <w:r w:rsidRPr="009373F7">
              <w:rPr>
                <w:lang w:val="en-CA"/>
              </w:rPr>
              <w:t>8.37</w:t>
            </w:r>
          </w:p>
        </w:tc>
        <w:tc>
          <w:tcPr>
            <w:tcW w:w="0" w:type="auto"/>
          </w:tcPr>
          <w:p w14:paraId="67907920" w14:textId="77777777" w:rsidR="00861DD1" w:rsidRPr="009373F7" w:rsidRDefault="00861DD1">
            <w:pPr>
              <w:pStyle w:val="Compact"/>
              <w:jc w:val="left"/>
              <w:rPr>
                <w:lang w:val="en-CA"/>
              </w:rPr>
            </w:pPr>
            <w:r w:rsidRPr="009373F7">
              <w:rPr>
                <w:lang w:val="en-CA"/>
              </w:rPr>
              <w:t>9.27</w:t>
            </w:r>
          </w:p>
        </w:tc>
      </w:tr>
      <w:tr w:rsidR="00861DD1" w:rsidRPr="00B80682" w14:paraId="6AE00A1D" w14:textId="77777777" w:rsidTr="00A81A58">
        <w:tc>
          <w:tcPr>
            <w:tcW w:w="0" w:type="auto"/>
            <w:vMerge/>
            <w:vAlign w:val="center"/>
          </w:tcPr>
          <w:p w14:paraId="5410C7A1" w14:textId="77777777" w:rsidR="00861DD1" w:rsidRPr="00B80682" w:rsidRDefault="00861DD1" w:rsidP="00861DD1">
            <w:pPr>
              <w:pStyle w:val="Compact"/>
              <w:jc w:val="center"/>
              <w:rPr>
                <w:lang w:val="en-CA"/>
                <w:rPrChange w:id="187" w:author="Liam Pond, Mr" w:date="2026-09-16T14:36:00Z" w16du:dateUtc="2026-09-16T13:36:00Z">
                  <w:rPr/>
                </w:rPrChange>
              </w:rPr>
            </w:pPr>
          </w:p>
        </w:tc>
        <w:tc>
          <w:tcPr>
            <w:tcW w:w="563" w:type="dxa"/>
          </w:tcPr>
          <w:p w14:paraId="22C747A7" w14:textId="77777777" w:rsidR="00861DD1" w:rsidRPr="00B80682" w:rsidRDefault="00861DD1">
            <w:pPr>
              <w:pStyle w:val="Compact"/>
              <w:jc w:val="left"/>
              <w:rPr>
                <w:lang w:val="en-CA"/>
                <w:rPrChange w:id="188" w:author="Liam Pond, Mr" w:date="2026-09-16T14:36:00Z" w16du:dateUtc="2026-09-16T13:36:00Z">
                  <w:rPr/>
                </w:rPrChange>
              </w:rPr>
            </w:pPr>
            <w:r w:rsidRPr="00B80682">
              <w:rPr>
                <w:lang w:val="en-CA"/>
                <w:rPrChange w:id="189" w:author="Liam Pond, Mr" w:date="2026-09-16T14:36:00Z" w16du:dateUtc="2026-09-16T13:36:00Z">
                  <w:rPr/>
                </w:rPrChange>
              </w:rPr>
              <w:t>SD</w:t>
            </w:r>
          </w:p>
        </w:tc>
        <w:tc>
          <w:tcPr>
            <w:tcW w:w="870" w:type="dxa"/>
          </w:tcPr>
          <w:p w14:paraId="5214952D" w14:textId="77777777" w:rsidR="00861DD1" w:rsidRPr="00B80682" w:rsidRDefault="00861DD1">
            <w:pPr>
              <w:pStyle w:val="Compact"/>
              <w:jc w:val="left"/>
              <w:rPr>
                <w:lang w:val="en-CA"/>
                <w:rPrChange w:id="190" w:author="Liam Pond, Mr" w:date="2026-09-16T14:36:00Z" w16du:dateUtc="2026-09-16T13:36:00Z">
                  <w:rPr/>
                </w:rPrChange>
              </w:rPr>
            </w:pPr>
            <w:r w:rsidRPr="00B80682">
              <w:rPr>
                <w:lang w:val="en-CA"/>
                <w:rPrChange w:id="191" w:author="Liam Pond, Mr" w:date="2026-09-16T14:36:00Z" w16du:dateUtc="2026-09-16T13:36:00Z">
                  <w:rPr/>
                </w:rPrChange>
              </w:rPr>
              <w:t>5.92</w:t>
            </w:r>
          </w:p>
        </w:tc>
        <w:tc>
          <w:tcPr>
            <w:tcW w:w="0" w:type="auto"/>
          </w:tcPr>
          <w:p w14:paraId="7AABD26F" w14:textId="77777777" w:rsidR="00861DD1" w:rsidRPr="00B80682" w:rsidRDefault="00861DD1">
            <w:pPr>
              <w:pStyle w:val="Compact"/>
              <w:jc w:val="left"/>
              <w:rPr>
                <w:lang w:val="en-CA"/>
                <w:rPrChange w:id="192" w:author="Liam Pond, Mr" w:date="2026-09-16T14:36:00Z" w16du:dateUtc="2026-09-16T13:36:00Z">
                  <w:rPr/>
                </w:rPrChange>
              </w:rPr>
            </w:pPr>
            <w:r w:rsidRPr="00B80682">
              <w:rPr>
                <w:lang w:val="en-CA"/>
                <w:rPrChange w:id="193" w:author="Liam Pond, Mr" w:date="2026-09-16T14:36:00Z" w16du:dateUtc="2026-09-16T13:36:00Z">
                  <w:rPr/>
                </w:rPrChange>
              </w:rPr>
              <w:t>1.97</w:t>
            </w:r>
          </w:p>
        </w:tc>
        <w:tc>
          <w:tcPr>
            <w:tcW w:w="0" w:type="auto"/>
          </w:tcPr>
          <w:p w14:paraId="2CB4EC87" w14:textId="77777777" w:rsidR="00861DD1" w:rsidRPr="00B80682" w:rsidRDefault="00861DD1">
            <w:pPr>
              <w:pStyle w:val="Compact"/>
              <w:jc w:val="left"/>
              <w:rPr>
                <w:lang w:val="en-CA"/>
                <w:rPrChange w:id="194" w:author="Liam Pond, Mr" w:date="2026-09-16T14:36:00Z" w16du:dateUtc="2026-09-16T13:36:00Z">
                  <w:rPr/>
                </w:rPrChange>
              </w:rPr>
            </w:pPr>
            <w:r w:rsidRPr="00B80682">
              <w:rPr>
                <w:lang w:val="en-CA"/>
                <w:rPrChange w:id="195" w:author="Liam Pond, Mr" w:date="2026-09-16T14:36:00Z" w16du:dateUtc="2026-09-16T13:36:00Z">
                  <w:rPr/>
                </w:rPrChange>
              </w:rPr>
              <w:t>3.47</w:t>
            </w:r>
          </w:p>
        </w:tc>
        <w:tc>
          <w:tcPr>
            <w:tcW w:w="0" w:type="auto"/>
          </w:tcPr>
          <w:p w14:paraId="33E2C8CA" w14:textId="77777777" w:rsidR="00861DD1" w:rsidRPr="00B80682" w:rsidRDefault="00861DD1">
            <w:pPr>
              <w:pStyle w:val="Compact"/>
              <w:jc w:val="left"/>
              <w:rPr>
                <w:lang w:val="en-CA"/>
                <w:rPrChange w:id="196" w:author="Liam Pond, Mr" w:date="2026-09-16T14:36:00Z" w16du:dateUtc="2026-09-16T13:36:00Z">
                  <w:rPr/>
                </w:rPrChange>
              </w:rPr>
            </w:pPr>
            <w:r w:rsidRPr="00B80682">
              <w:rPr>
                <w:lang w:val="en-CA"/>
                <w:rPrChange w:id="197" w:author="Liam Pond, Mr" w:date="2026-09-16T14:36:00Z" w16du:dateUtc="2026-09-16T13:36:00Z">
                  <w:rPr/>
                </w:rPrChange>
              </w:rPr>
              <w:t>4.67</w:t>
            </w:r>
          </w:p>
        </w:tc>
        <w:tc>
          <w:tcPr>
            <w:tcW w:w="0" w:type="auto"/>
          </w:tcPr>
          <w:p w14:paraId="1E3DCDBE" w14:textId="77777777" w:rsidR="00861DD1" w:rsidRPr="00B80682" w:rsidRDefault="00861DD1">
            <w:pPr>
              <w:pStyle w:val="Compact"/>
              <w:jc w:val="left"/>
              <w:rPr>
                <w:lang w:val="en-CA"/>
                <w:rPrChange w:id="198" w:author="Liam Pond, Mr" w:date="2026-09-16T14:36:00Z" w16du:dateUtc="2026-09-16T13:36:00Z">
                  <w:rPr/>
                </w:rPrChange>
              </w:rPr>
            </w:pPr>
            <w:r w:rsidRPr="00B80682">
              <w:rPr>
                <w:lang w:val="en-CA"/>
                <w:rPrChange w:id="199" w:author="Liam Pond, Mr" w:date="2026-09-16T14:36:00Z" w16du:dateUtc="2026-09-16T13:36:00Z">
                  <w:rPr/>
                </w:rPrChange>
              </w:rPr>
              <w:t>6.35</w:t>
            </w:r>
          </w:p>
        </w:tc>
        <w:tc>
          <w:tcPr>
            <w:tcW w:w="0" w:type="auto"/>
          </w:tcPr>
          <w:p w14:paraId="440ABC21" w14:textId="77777777" w:rsidR="00861DD1" w:rsidRPr="00B80682" w:rsidRDefault="00861DD1">
            <w:pPr>
              <w:pStyle w:val="Compact"/>
              <w:jc w:val="left"/>
              <w:rPr>
                <w:lang w:val="en-CA"/>
                <w:rPrChange w:id="200" w:author="Liam Pond, Mr" w:date="2026-09-16T14:36:00Z" w16du:dateUtc="2026-09-16T13:36:00Z">
                  <w:rPr/>
                </w:rPrChange>
              </w:rPr>
            </w:pPr>
            <w:r w:rsidRPr="00B80682">
              <w:rPr>
                <w:lang w:val="en-CA"/>
                <w:rPrChange w:id="201" w:author="Liam Pond, Mr" w:date="2026-09-16T14:36:00Z" w16du:dateUtc="2026-09-16T13:36:00Z">
                  <w:rPr/>
                </w:rPrChange>
              </w:rPr>
              <w:t>4.19</w:t>
            </w:r>
          </w:p>
        </w:tc>
      </w:tr>
      <w:tr w:rsidR="00861DD1" w:rsidRPr="00B80682" w14:paraId="4CF4D75E" w14:textId="77777777" w:rsidTr="00A81A58">
        <w:tc>
          <w:tcPr>
            <w:tcW w:w="0" w:type="auto"/>
            <w:vMerge w:val="restart"/>
            <w:vAlign w:val="center"/>
          </w:tcPr>
          <w:p w14:paraId="2FF0E95B" w14:textId="77777777" w:rsidR="00861DD1" w:rsidRPr="009373F7" w:rsidRDefault="00861DD1" w:rsidP="00861DD1">
            <w:pPr>
              <w:pStyle w:val="Compact"/>
              <w:jc w:val="center"/>
              <w:rPr>
                <w:lang w:val="en-CA"/>
              </w:rPr>
            </w:pPr>
            <w:r w:rsidRPr="009373F7">
              <w:rPr>
                <w:b/>
                <w:bCs/>
                <w:lang w:val="en-CA"/>
              </w:rPr>
              <w:t>Gemini</w:t>
            </w:r>
          </w:p>
        </w:tc>
        <w:tc>
          <w:tcPr>
            <w:tcW w:w="563" w:type="dxa"/>
          </w:tcPr>
          <w:p w14:paraId="48351469" w14:textId="77777777" w:rsidR="00861DD1" w:rsidRPr="009373F7" w:rsidRDefault="00861DD1">
            <w:pPr>
              <w:pStyle w:val="Compact"/>
              <w:jc w:val="left"/>
              <w:rPr>
                <w:lang w:val="en-CA"/>
              </w:rPr>
            </w:pPr>
            <w:r w:rsidRPr="009373F7">
              <w:rPr>
                <w:lang w:val="en-CA"/>
              </w:rPr>
              <w:t>avg</w:t>
            </w:r>
          </w:p>
        </w:tc>
        <w:tc>
          <w:tcPr>
            <w:tcW w:w="870" w:type="dxa"/>
          </w:tcPr>
          <w:p w14:paraId="375CDD82" w14:textId="77777777" w:rsidR="00861DD1" w:rsidRPr="009373F7" w:rsidRDefault="00861DD1">
            <w:pPr>
              <w:pStyle w:val="Compact"/>
              <w:jc w:val="left"/>
              <w:rPr>
                <w:lang w:val="en-CA"/>
              </w:rPr>
            </w:pPr>
            <w:r w:rsidRPr="009373F7">
              <w:rPr>
                <w:lang w:val="en-CA"/>
              </w:rPr>
              <w:t>3.37</w:t>
            </w:r>
          </w:p>
        </w:tc>
        <w:tc>
          <w:tcPr>
            <w:tcW w:w="0" w:type="auto"/>
          </w:tcPr>
          <w:p w14:paraId="00AA8425" w14:textId="77777777" w:rsidR="00861DD1" w:rsidRPr="009373F7" w:rsidRDefault="00861DD1">
            <w:pPr>
              <w:pStyle w:val="Compact"/>
              <w:jc w:val="left"/>
              <w:rPr>
                <w:lang w:val="en-CA"/>
              </w:rPr>
            </w:pPr>
            <w:r w:rsidRPr="009373F7">
              <w:rPr>
                <w:lang w:val="en-CA"/>
              </w:rPr>
              <w:t>0.20</w:t>
            </w:r>
          </w:p>
        </w:tc>
        <w:tc>
          <w:tcPr>
            <w:tcW w:w="0" w:type="auto"/>
          </w:tcPr>
          <w:p w14:paraId="289C3099" w14:textId="77777777" w:rsidR="00861DD1" w:rsidRPr="009373F7" w:rsidRDefault="00861DD1">
            <w:pPr>
              <w:pStyle w:val="Compact"/>
              <w:jc w:val="left"/>
              <w:rPr>
                <w:lang w:val="en-CA"/>
              </w:rPr>
            </w:pPr>
            <w:r w:rsidRPr="009373F7">
              <w:rPr>
                <w:lang w:val="en-CA"/>
              </w:rPr>
              <w:t>2.27</w:t>
            </w:r>
          </w:p>
        </w:tc>
        <w:tc>
          <w:tcPr>
            <w:tcW w:w="0" w:type="auto"/>
          </w:tcPr>
          <w:p w14:paraId="0B01170F" w14:textId="77777777" w:rsidR="00861DD1" w:rsidRPr="009373F7" w:rsidRDefault="00861DD1">
            <w:pPr>
              <w:pStyle w:val="Compact"/>
              <w:jc w:val="left"/>
              <w:rPr>
                <w:lang w:val="en-CA"/>
              </w:rPr>
            </w:pPr>
            <w:r w:rsidRPr="009373F7">
              <w:rPr>
                <w:lang w:val="en-CA"/>
              </w:rPr>
              <w:t>7.63</w:t>
            </w:r>
          </w:p>
        </w:tc>
        <w:tc>
          <w:tcPr>
            <w:tcW w:w="0" w:type="auto"/>
          </w:tcPr>
          <w:p w14:paraId="43DE3F47" w14:textId="77777777" w:rsidR="00861DD1" w:rsidRPr="009373F7" w:rsidRDefault="00861DD1">
            <w:pPr>
              <w:pStyle w:val="Compact"/>
              <w:jc w:val="left"/>
              <w:rPr>
                <w:lang w:val="en-CA"/>
              </w:rPr>
            </w:pPr>
            <w:r w:rsidRPr="009373F7">
              <w:rPr>
                <w:lang w:val="en-CA"/>
              </w:rPr>
              <w:t>2.83</w:t>
            </w:r>
          </w:p>
        </w:tc>
        <w:tc>
          <w:tcPr>
            <w:tcW w:w="0" w:type="auto"/>
          </w:tcPr>
          <w:p w14:paraId="402E580E" w14:textId="77777777" w:rsidR="00861DD1" w:rsidRPr="009373F7" w:rsidRDefault="00861DD1">
            <w:pPr>
              <w:pStyle w:val="Compact"/>
              <w:jc w:val="left"/>
              <w:rPr>
                <w:lang w:val="en-CA"/>
              </w:rPr>
            </w:pPr>
            <w:r w:rsidRPr="009373F7">
              <w:rPr>
                <w:lang w:val="en-CA"/>
              </w:rPr>
              <w:t>3.90</w:t>
            </w:r>
          </w:p>
        </w:tc>
      </w:tr>
      <w:tr w:rsidR="00861DD1" w:rsidRPr="00B80682" w14:paraId="307BC29D" w14:textId="77777777" w:rsidTr="00A81A58">
        <w:tc>
          <w:tcPr>
            <w:tcW w:w="0" w:type="auto"/>
            <w:vMerge/>
          </w:tcPr>
          <w:p w14:paraId="67F71985" w14:textId="77777777" w:rsidR="00861DD1" w:rsidRPr="00B80682" w:rsidRDefault="00861DD1">
            <w:pPr>
              <w:pStyle w:val="Compact"/>
              <w:rPr>
                <w:lang w:val="en-CA"/>
                <w:rPrChange w:id="202" w:author="Liam Pond, Mr" w:date="2026-09-16T14:36:00Z" w16du:dateUtc="2026-09-16T13:36:00Z">
                  <w:rPr/>
                </w:rPrChange>
              </w:rPr>
            </w:pPr>
          </w:p>
        </w:tc>
        <w:tc>
          <w:tcPr>
            <w:tcW w:w="563" w:type="dxa"/>
          </w:tcPr>
          <w:p w14:paraId="0D9B047F" w14:textId="77777777" w:rsidR="00861DD1" w:rsidRPr="00B80682" w:rsidRDefault="00861DD1">
            <w:pPr>
              <w:pStyle w:val="Compact"/>
              <w:jc w:val="left"/>
              <w:rPr>
                <w:lang w:val="en-CA"/>
                <w:rPrChange w:id="203" w:author="Liam Pond, Mr" w:date="2026-09-16T14:36:00Z" w16du:dateUtc="2026-09-16T13:36:00Z">
                  <w:rPr/>
                </w:rPrChange>
              </w:rPr>
            </w:pPr>
            <w:r w:rsidRPr="00B80682">
              <w:rPr>
                <w:lang w:val="en-CA"/>
                <w:rPrChange w:id="204" w:author="Liam Pond, Mr" w:date="2026-09-16T14:36:00Z" w16du:dateUtc="2026-09-16T13:36:00Z">
                  <w:rPr/>
                </w:rPrChange>
              </w:rPr>
              <w:t>SD</w:t>
            </w:r>
          </w:p>
        </w:tc>
        <w:tc>
          <w:tcPr>
            <w:tcW w:w="870" w:type="dxa"/>
          </w:tcPr>
          <w:p w14:paraId="0F08354F" w14:textId="77777777" w:rsidR="00861DD1" w:rsidRPr="00B80682" w:rsidRDefault="00861DD1">
            <w:pPr>
              <w:pStyle w:val="Compact"/>
              <w:jc w:val="left"/>
              <w:rPr>
                <w:lang w:val="en-CA"/>
                <w:rPrChange w:id="205" w:author="Liam Pond, Mr" w:date="2026-09-16T14:36:00Z" w16du:dateUtc="2026-09-16T13:36:00Z">
                  <w:rPr/>
                </w:rPrChange>
              </w:rPr>
            </w:pPr>
            <w:r w:rsidRPr="00B80682">
              <w:rPr>
                <w:lang w:val="en-CA"/>
                <w:rPrChange w:id="206" w:author="Liam Pond, Mr" w:date="2026-09-16T14:36:00Z" w16du:dateUtc="2026-09-16T13:36:00Z">
                  <w:rPr/>
                </w:rPrChange>
              </w:rPr>
              <w:t>3.35</w:t>
            </w:r>
          </w:p>
        </w:tc>
        <w:tc>
          <w:tcPr>
            <w:tcW w:w="0" w:type="auto"/>
          </w:tcPr>
          <w:p w14:paraId="48F1E1E1" w14:textId="77777777" w:rsidR="00861DD1" w:rsidRPr="00B80682" w:rsidRDefault="00861DD1">
            <w:pPr>
              <w:pStyle w:val="Compact"/>
              <w:jc w:val="left"/>
              <w:rPr>
                <w:lang w:val="en-CA"/>
                <w:rPrChange w:id="207" w:author="Liam Pond, Mr" w:date="2026-09-16T14:36:00Z" w16du:dateUtc="2026-09-16T13:36:00Z">
                  <w:rPr/>
                </w:rPrChange>
              </w:rPr>
            </w:pPr>
            <w:r w:rsidRPr="00B80682">
              <w:rPr>
                <w:lang w:val="en-CA"/>
                <w:rPrChange w:id="208" w:author="Liam Pond, Mr" w:date="2026-09-16T14:36:00Z" w16du:dateUtc="2026-09-16T13:36:00Z">
                  <w:rPr/>
                </w:rPrChange>
              </w:rPr>
              <w:t>0.48</w:t>
            </w:r>
          </w:p>
        </w:tc>
        <w:tc>
          <w:tcPr>
            <w:tcW w:w="0" w:type="auto"/>
          </w:tcPr>
          <w:p w14:paraId="027347D6" w14:textId="77777777" w:rsidR="00861DD1" w:rsidRPr="00B80682" w:rsidRDefault="00861DD1">
            <w:pPr>
              <w:pStyle w:val="Compact"/>
              <w:jc w:val="left"/>
              <w:rPr>
                <w:lang w:val="en-CA"/>
                <w:rPrChange w:id="209" w:author="Liam Pond, Mr" w:date="2026-09-16T14:36:00Z" w16du:dateUtc="2026-09-16T13:36:00Z">
                  <w:rPr/>
                </w:rPrChange>
              </w:rPr>
            </w:pPr>
            <w:r w:rsidRPr="00B80682">
              <w:rPr>
                <w:lang w:val="en-CA"/>
                <w:rPrChange w:id="210" w:author="Liam Pond, Mr" w:date="2026-09-16T14:36:00Z" w16du:dateUtc="2026-09-16T13:36:00Z">
                  <w:rPr/>
                </w:rPrChange>
              </w:rPr>
              <w:t>1.79</w:t>
            </w:r>
          </w:p>
        </w:tc>
        <w:tc>
          <w:tcPr>
            <w:tcW w:w="0" w:type="auto"/>
          </w:tcPr>
          <w:p w14:paraId="1B97A114" w14:textId="77777777" w:rsidR="00861DD1" w:rsidRPr="00B80682" w:rsidRDefault="00861DD1">
            <w:pPr>
              <w:pStyle w:val="Compact"/>
              <w:jc w:val="left"/>
              <w:rPr>
                <w:lang w:val="en-CA"/>
                <w:rPrChange w:id="211" w:author="Liam Pond, Mr" w:date="2026-09-16T14:36:00Z" w16du:dateUtc="2026-09-16T13:36:00Z">
                  <w:rPr/>
                </w:rPrChange>
              </w:rPr>
            </w:pPr>
            <w:r w:rsidRPr="00B80682">
              <w:rPr>
                <w:lang w:val="en-CA"/>
                <w:rPrChange w:id="212" w:author="Liam Pond, Mr" w:date="2026-09-16T14:36:00Z" w16du:dateUtc="2026-09-16T13:36:00Z">
                  <w:rPr/>
                </w:rPrChange>
              </w:rPr>
              <w:t>3.29</w:t>
            </w:r>
          </w:p>
        </w:tc>
        <w:tc>
          <w:tcPr>
            <w:tcW w:w="0" w:type="auto"/>
          </w:tcPr>
          <w:p w14:paraId="230B48EC" w14:textId="77777777" w:rsidR="00861DD1" w:rsidRPr="00B80682" w:rsidRDefault="00861DD1">
            <w:pPr>
              <w:pStyle w:val="Compact"/>
              <w:jc w:val="left"/>
              <w:rPr>
                <w:lang w:val="en-CA"/>
                <w:rPrChange w:id="213" w:author="Liam Pond, Mr" w:date="2026-09-16T14:36:00Z" w16du:dateUtc="2026-09-16T13:36:00Z">
                  <w:rPr/>
                </w:rPrChange>
              </w:rPr>
            </w:pPr>
            <w:r w:rsidRPr="00B80682">
              <w:rPr>
                <w:lang w:val="en-CA"/>
                <w:rPrChange w:id="214" w:author="Liam Pond, Mr" w:date="2026-09-16T14:36:00Z" w16du:dateUtc="2026-09-16T13:36:00Z">
                  <w:rPr/>
                </w:rPrChange>
              </w:rPr>
              <w:t>2.63</w:t>
            </w:r>
          </w:p>
        </w:tc>
        <w:tc>
          <w:tcPr>
            <w:tcW w:w="0" w:type="auto"/>
          </w:tcPr>
          <w:p w14:paraId="02F94940" w14:textId="77777777" w:rsidR="00861DD1" w:rsidRPr="00B80682" w:rsidRDefault="00861DD1">
            <w:pPr>
              <w:pStyle w:val="Compact"/>
              <w:jc w:val="left"/>
              <w:rPr>
                <w:lang w:val="en-CA"/>
                <w:rPrChange w:id="215" w:author="Liam Pond, Mr" w:date="2026-09-16T14:36:00Z" w16du:dateUtc="2026-09-16T13:36:00Z">
                  <w:rPr/>
                </w:rPrChange>
              </w:rPr>
            </w:pPr>
            <w:r w:rsidRPr="00B80682">
              <w:rPr>
                <w:lang w:val="en-CA"/>
                <w:rPrChange w:id="216" w:author="Liam Pond, Mr" w:date="2026-09-16T14:36:00Z" w16du:dateUtc="2026-09-16T13:36:00Z">
                  <w:rPr/>
                </w:rPrChange>
              </w:rPr>
              <w:t>2.20</w:t>
            </w:r>
          </w:p>
        </w:tc>
      </w:tr>
    </w:tbl>
    <w:p w14:paraId="16E5DAE1" w14:textId="77777777" w:rsidR="00A86C91" w:rsidRPr="009373F7" w:rsidRDefault="00000000">
      <w:pPr>
        <w:pStyle w:val="BodyText"/>
        <w:rPr>
          <w:lang w:val="en-CA"/>
        </w:rPr>
      </w:pPr>
      <w:r w:rsidRPr="009373F7">
        <w:rPr>
          <w:lang w:val="en-CA"/>
        </w:rPr>
        <w:t>Example 2. Average violations per run by species (M1), raw corpus (n = 450).</w:t>
      </w:r>
    </w:p>
    <w:p w14:paraId="0B0AAC0E" w14:textId="1A77D6AF" w:rsidR="00A86C91" w:rsidRPr="009373F7" w:rsidRDefault="00000000">
      <w:pPr>
        <w:pStyle w:val="BodyText"/>
        <w:rPr>
          <w:lang w:val="en-CA"/>
        </w:rPr>
      </w:pPr>
      <w:r w:rsidRPr="009373F7">
        <w:rPr>
          <w:lang w:val="en-CA"/>
        </w:rPr>
        <w:t>[2.5] Going deeper with M2, the distribution profiles reveal distinct output characteristics. Gemini</w:t>
      </w:r>
      <w:r w:rsidR="00631897">
        <w:rPr>
          <w:lang w:val="en-CA"/>
        </w:rPr>
        <w:t>’</w:t>
      </w:r>
      <w:r w:rsidRPr="009373F7">
        <w:rPr>
          <w:lang w:val="en-CA"/>
        </w:rPr>
        <w:t>s production divides into 27% perfect, 20% low-violation, 30% moderate, and 23% high-violation runs. ChatGPT shows a weaker profile (19% perfect, 21% low, 30% moderate, 30% high), while Claude</w:t>
      </w:r>
      <w:r w:rsidR="00631897">
        <w:rPr>
          <w:lang w:val="en-CA"/>
        </w:rPr>
        <w:t>’</w:t>
      </w:r>
      <w:r w:rsidRPr="009373F7">
        <w:rPr>
          <w:lang w:val="en-CA"/>
        </w:rPr>
        <w:t xml:space="preserve">s profile is heavily concentrated in the upper tier (6% perfect, 8% low, 19% moderate, 67% </w:t>
      </w:r>
      <w:r w:rsidR="005F7E5A" w:rsidRPr="009373F7">
        <w:rPr>
          <w:lang w:val="en-CA"/>
        </w:rPr>
        <w:t>high</w:t>
      </w:r>
      <w:ins w:id="217" w:author="Liam Pond, Mr" w:date="2026-10-14T17:47:00Z" w16du:dateUtc="2026-10-14T16:47:00Z">
        <w:r w:rsidR="00227945">
          <w:rPr>
            <w:lang w:val="en-CA"/>
          </w:rPr>
          <w:t xml:space="preserve"> </w:t>
        </w:r>
      </w:ins>
      <w:del w:id="218" w:author="Liam Pond, Mr" w:date="2026-10-14T17:47:00Z" w16du:dateUtc="2026-10-14T16:47:00Z">
        <w:r w:rsidR="005F7E5A" w:rsidRPr="009373F7" w:rsidDel="00227945">
          <w:rPr>
            <w:lang w:val="en-CA"/>
          </w:rPr>
          <w:delText>-</w:delText>
        </w:r>
      </w:del>
      <w:r w:rsidR="005F7E5A" w:rsidRPr="009373F7">
        <w:rPr>
          <w:lang w:val="en-CA"/>
        </w:rPr>
        <w:t>violation</w:t>
      </w:r>
      <w:r w:rsidRPr="009373F7">
        <w:rPr>
          <w:lang w:val="en-CA"/>
        </w:rPr>
        <w:t>).</w:t>
      </w:r>
    </w:p>
    <w:tbl>
      <w:tblPr>
        <w:tblStyle w:val="TableGridLight"/>
        <w:tblW w:w="5000" w:type="pct"/>
        <w:tblLook w:val="0020" w:firstRow="1" w:lastRow="0" w:firstColumn="0" w:lastColumn="0" w:noHBand="0" w:noVBand="0"/>
      </w:tblPr>
      <w:tblGrid>
        <w:gridCol w:w="1512"/>
        <w:gridCol w:w="1379"/>
        <w:gridCol w:w="1082"/>
        <w:gridCol w:w="1032"/>
        <w:gridCol w:w="1131"/>
        <w:gridCol w:w="1082"/>
        <w:gridCol w:w="1066"/>
        <w:gridCol w:w="1066"/>
      </w:tblGrid>
      <w:tr w:rsidR="00A86C91" w:rsidRPr="00B80682" w14:paraId="405A31E8" w14:textId="77777777" w:rsidTr="008D5BC4">
        <w:tc>
          <w:tcPr>
            <w:tcW w:w="0" w:type="auto"/>
            <w:vAlign w:val="center"/>
          </w:tcPr>
          <w:p w14:paraId="33773F0C" w14:textId="77777777" w:rsidR="00A86C91" w:rsidRPr="009373F7" w:rsidRDefault="00000000" w:rsidP="008D5BC4">
            <w:pPr>
              <w:pStyle w:val="Compact"/>
              <w:jc w:val="center"/>
              <w:rPr>
                <w:lang w:val="en-CA"/>
              </w:rPr>
            </w:pPr>
            <w:commentRangeStart w:id="219"/>
            <w:r w:rsidRPr="009373F7">
              <w:rPr>
                <w:lang w:val="en-CA"/>
              </w:rPr>
              <w:t>Model</w:t>
            </w:r>
          </w:p>
        </w:tc>
        <w:tc>
          <w:tcPr>
            <w:tcW w:w="0" w:type="auto"/>
            <w:vAlign w:val="center"/>
          </w:tcPr>
          <w:p w14:paraId="00BA7E6A" w14:textId="77777777" w:rsidR="00A86C91" w:rsidRPr="009373F7" w:rsidRDefault="00000000" w:rsidP="008D5BC4">
            <w:pPr>
              <w:pStyle w:val="Compact"/>
              <w:jc w:val="center"/>
              <w:rPr>
                <w:lang w:val="en-CA"/>
              </w:rPr>
            </w:pPr>
            <w:r w:rsidRPr="009373F7">
              <w:rPr>
                <w:lang w:val="en-CA"/>
              </w:rPr>
              <w:t>Tier</w:t>
            </w:r>
          </w:p>
        </w:tc>
        <w:tc>
          <w:tcPr>
            <w:tcW w:w="0" w:type="auto"/>
            <w:vAlign w:val="center"/>
          </w:tcPr>
          <w:p w14:paraId="0D904DD3" w14:textId="77777777" w:rsidR="00A86C91" w:rsidRPr="009373F7" w:rsidRDefault="00000000" w:rsidP="008D5BC4">
            <w:pPr>
              <w:pStyle w:val="Compact"/>
              <w:jc w:val="center"/>
              <w:rPr>
                <w:lang w:val="en-CA"/>
              </w:rPr>
            </w:pPr>
            <w:r w:rsidRPr="009373F7">
              <w:rPr>
                <w:lang w:val="en-CA"/>
              </w:rPr>
              <w:t>Global</w:t>
            </w:r>
          </w:p>
        </w:tc>
        <w:tc>
          <w:tcPr>
            <w:tcW w:w="0" w:type="auto"/>
            <w:vAlign w:val="center"/>
          </w:tcPr>
          <w:p w14:paraId="74065CA9" w14:textId="77777777" w:rsidR="00A86C91" w:rsidRPr="009373F7" w:rsidRDefault="00000000" w:rsidP="008D5BC4">
            <w:pPr>
              <w:pStyle w:val="Compact"/>
              <w:jc w:val="center"/>
              <w:rPr>
                <w:lang w:val="en-CA"/>
              </w:rPr>
            </w:pPr>
            <w:r w:rsidRPr="009373F7">
              <w:rPr>
                <w:lang w:val="en-CA"/>
              </w:rPr>
              <w:t>1st sp.</w:t>
            </w:r>
          </w:p>
        </w:tc>
        <w:tc>
          <w:tcPr>
            <w:tcW w:w="0" w:type="auto"/>
            <w:vAlign w:val="center"/>
          </w:tcPr>
          <w:p w14:paraId="331DAFE7" w14:textId="77777777" w:rsidR="00A86C91" w:rsidRPr="009373F7" w:rsidRDefault="00000000" w:rsidP="008D5BC4">
            <w:pPr>
              <w:pStyle w:val="Compact"/>
              <w:jc w:val="center"/>
              <w:rPr>
                <w:lang w:val="en-CA"/>
              </w:rPr>
            </w:pPr>
            <w:r w:rsidRPr="009373F7">
              <w:rPr>
                <w:lang w:val="en-CA"/>
              </w:rPr>
              <w:t>2nd sp.</w:t>
            </w:r>
          </w:p>
        </w:tc>
        <w:tc>
          <w:tcPr>
            <w:tcW w:w="0" w:type="auto"/>
            <w:vAlign w:val="center"/>
          </w:tcPr>
          <w:p w14:paraId="14F1ED63" w14:textId="77777777" w:rsidR="00A86C91" w:rsidRPr="009373F7" w:rsidRDefault="00000000" w:rsidP="008D5BC4">
            <w:pPr>
              <w:pStyle w:val="Compact"/>
              <w:jc w:val="center"/>
              <w:rPr>
                <w:lang w:val="en-CA"/>
              </w:rPr>
            </w:pPr>
            <w:r w:rsidRPr="009373F7">
              <w:rPr>
                <w:lang w:val="en-CA"/>
              </w:rPr>
              <w:t>3rd sp.</w:t>
            </w:r>
          </w:p>
        </w:tc>
        <w:tc>
          <w:tcPr>
            <w:tcW w:w="0" w:type="auto"/>
            <w:vAlign w:val="center"/>
          </w:tcPr>
          <w:p w14:paraId="202CB8D9" w14:textId="77777777" w:rsidR="00A86C91" w:rsidRPr="009373F7" w:rsidRDefault="00000000" w:rsidP="008D5BC4">
            <w:pPr>
              <w:pStyle w:val="Compact"/>
              <w:jc w:val="center"/>
              <w:rPr>
                <w:lang w:val="en-CA"/>
              </w:rPr>
            </w:pPr>
            <w:r w:rsidRPr="009373F7">
              <w:rPr>
                <w:lang w:val="en-CA"/>
              </w:rPr>
              <w:t>4th sp.</w:t>
            </w:r>
          </w:p>
        </w:tc>
        <w:tc>
          <w:tcPr>
            <w:tcW w:w="0" w:type="auto"/>
            <w:vAlign w:val="center"/>
          </w:tcPr>
          <w:p w14:paraId="6EBC140D" w14:textId="77777777" w:rsidR="00A86C91" w:rsidRPr="009373F7" w:rsidRDefault="00000000" w:rsidP="008D5BC4">
            <w:pPr>
              <w:pStyle w:val="Compact"/>
              <w:jc w:val="center"/>
              <w:rPr>
                <w:lang w:val="en-CA"/>
              </w:rPr>
            </w:pPr>
            <w:r w:rsidRPr="009373F7">
              <w:rPr>
                <w:lang w:val="en-CA"/>
              </w:rPr>
              <w:t>5th sp.</w:t>
            </w:r>
          </w:p>
        </w:tc>
      </w:tr>
      <w:tr w:rsidR="008D5BC4" w:rsidRPr="00B80682" w14:paraId="1B333A6B" w14:textId="77777777" w:rsidTr="008D5BC4">
        <w:tc>
          <w:tcPr>
            <w:tcW w:w="0" w:type="auto"/>
            <w:vMerge w:val="restart"/>
            <w:vAlign w:val="center"/>
          </w:tcPr>
          <w:p w14:paraId="5F395C6F" w14:textId="77777777" w:rsidR="008D5BC4" w:rsidRPr="009373F7" w:rsidRDefault="008D5BC4" w:rsidP="008D5BC4">
            <w:pPr>
              <w:pStyle w:val="Compact"/>
              <w:jc w:val="center"/>
              <w:rPr>
                <w:lang w:val="en-CA"/>
              </w:rPr>
            </w:pPr>
            <w:r w:rsidRPr="009373F7">
              <w:rPr>
                <w:b/>
                <w:bCs/>
                <w:lang w:val="en-CA"/>
              </w:rPr>
              <w:t>ChatGPT</w:t>
            </w:r>
          </w:p>
        </w:tc>
        <w:tc>
          <w:tcPr>
            <w:tcW w:w="0" w:type="auto"/>
            <w:vAlign w:val="center"/>
          </w:tcPr>
          <w:p w14:paraId="369BEF48" w14:textId="77777777" w:rsidR="008D5BC4" w:rsidRPr="009373F7" w:rsidRDefault="008D5BC4" w:rsidP="008D5BC4">
            <w:pPr>
              <w:pStyle w:val="Compact"/>
              <w:jc w:val="center"/>
              <w:rPr>
                <w:lang w:val="en-CA"/>
              </w:rPr>
            </w:pPr>
            <w:r w:rsidRPr="009373F7">
              <w:rPr>
                <w:lang w:val="en-CA"/>
              </w:rPr>
              <w:t>perfect</w:t>
            </w:r>
          </w:p>
        </w:tc>
        <w:tc>
          <w:tcPr>
            <w:tcW w:w="0" w:type="auto"/>
            <w:vAlign w:val="center"/>
          </w:tcPr>
          <w:p w14:paraId="173778A6" w14:textId="77777777" w:rsidR="008D5BC4" w:rsidRPr="009373F7" w:rsidRDefault="008D5BC4" w:rsidP="008D5BC4">
            <w:pPr>
              <w:pStyle w:val="Compact"/>
              <w:jc w:val="center"/>
              <w:rPr>
                <w:lang w:val="en-CA"/>
              </w:rPr>
            </w:pPr>
            <w:r w:rsidRPr="009373F7">
              <w:rPr>
                <w:lang w:val="en-CA"/>
              </w:rPr>
              <w:t>19%</w:t>
            </w:r>
          </w:p>
        </w:tc>
        <w:tc>
          <w:tcPr>
            <w:tcW w:w="0" w:type="auto"/>
            <w:vAlign w:val="center"/>
          </w:tcPr>
          <w:p w14:paraId="461C2377" w14:textId="77777777" w:rsidR="008D5BC4" w:rsidRPr="009373F7" w:rsidRDefault="008D5BC4" w:rsidP="008D5BC4">
            <w:pPr>
              <w:pStyle w:val="Compact"/>
              <w:jc w:val="center"/>
              <w:rPr>
                <w:lang w:val="en-CA"/>
              </w:rPr>
            </w:pPr>
            <w:r w:rsidRPr="009373F7">
              <w:rPr>
                <w:lang w:val="en-CA"/>
              </w:rPr>
              <w:t>53%</w:t>
            </w:r>
          </w:p>
        </w:tc>
        <w:tc>
          <w:tcPr>
            <w:tcW w:w="0" w:type="auto"/>
            <w:vAlign w:val="center"/>
          </w:tcPr>
          <w:p w14:paraId="408957AF" w14:textId="77777777" w:rsidR="008D5BC4" w:rsidRPr="009373F7" w:rsidRDefault="008D5BC4" w:rsidP="008D5BC4">
            <w:pPr>
              <w:pStyle w:val="Compact"/>
              <w:jc w:val="center"/>
              <w:rPr>
                <w:lang w:val="en-CA"/>
              </w:rPr>
            </w:pPr>
            <w:r w:rsidRPr="009373F7">
              <w:rPr>
                <w:lang w:val="en-CA"/>
              </w:rPr>
              <w:t>13%</w:t>
            </w:r>
          </w:p>
        </w:tc>
        <w:tc>
          <w:tcPr>
            <w:tcW w:w="0" w:type="auto"/>
            <w:vAlign w:val="center"/>
          </w:tcPr>
          <w:p w14:paraId="6FF5AB0A" w14:textId="77777777" w:rsidR="008D5BC4" w:rsidRPr="009373F7" w:rsidRDefault="008D5BC4" w:rsidP="008D5BC4">
            <w:pPr>
              <w:pStyle w:val="Compact"/>
              <w:jc w:val="center"/>
              <w:rPr>
                <w:lang w:val="en-CA"/>
              </w:rPr>
            </w:pPr>
            <w:r w:rsidRPr="009373F7">
              <w:rPr>
                <w:lang w:val="en-CA"/>
              </w:rPr>
              <w:t>0%</w:t>
            </w:r>
          </w:p>
        </w:tc>
        <w:tc>
          <w:tcPr>
            <w:tcW w:w="0" w:type="auto"/>
            <w:vAlign w:val="center"/>
          </w:tcPr>
          <w:p w14:paraId="3EAF9000" w14:textId="77777777" w:rsidR="008D5BC4" w:rsidRPr="009373F7" w:rsidRDefault="008D5BC4" w:rsidP="008D5BC4">
            <w:pPr>
              <w:pStyle w:val="Compact"/>
              <w:jc w:val="center"/>
              <w:rPr>
                <w:lang w:val="en-CA"/>
              </w:rPr>
            </w:pPr>
            <w:r w:rsidRPr="009373F7">
              <w:rPr>
                <w:lang w:val="en-CA"/>
              </w:rPr>
              <w:t>30%</w:t>
            </w:r>
          </w:p>
        </w:tc>
        <w:tc>
          <w:tcPr>
            <w:tcW w:w="0" w:type="auto"/>
            <w:vAlign w:val="center"/>
          </w:tcPr>
          <w:p w14:paraId="70342318" w14:textId="77777777" w:rsidR="008D5BC4" w:rsidRPr="009373F7" w:rsidRDefault="008D5BC4" w:rsidP="008D5BC4">
            <w:pPr>
              <w:pStyle w:val="Compact"/>
              <w:jc w:val="center"/>
              <w:rPr>
                <w:lang w:val="en-CA"/>
              </w:rPr>
            </w:pPr>
            <w:r w:rsidRPr="009373F7">
              <w:rPr>
                <w:lang w:val="en-CA"/>
              </w:rPr>
              <w:t>0%</w:t>
            </w:r>
          </w:p>
        </w:tc>
      </w:tr>
      <w:tr w:rsidR="008D5BC4" w:rsidRPr="00B80682" w14:paraId="265A3E78" w14:textId="77777777" w:rsidTr="008D5BC4">
        <w:tc>
          <w:tcPr>
            <w:tcW w:w="0" w:type="auto"/>
            <w:vMerge/>
            <w:vAlign w:val="center"/>
          </w:tcPr>
          <w:p w14:paraId="1754E787" w14:textId="77777777" w:rsidR="008D5BC4" w:rsidRPr="00B80682" w:rsidRDefault="008D5BC4" w:rsidP="008D5BC4">
            <w:pPr>
              <w:pStyle w:val="Compact"/>
              <w:jc w:val="center"/>
              <w:rPr>
                <w:lang w:val="en-CA"/>
                <w:rPrChange w:id="220" w:author="Liam Pond, Mr" w:date="2026-09-16T14:36:00Z" w16du:dateUtc="2026-09-16T13:36:00Z">
                  <w:rPr/>
                </w:rPrChange>
              </w:rPr>
            </w:pPr>
          </w:p>
        </w:tc>
        <w:tc>
          <w:tcPr>
            <w:tcW w:w="0" w:type="auto"/>
            <w:vAlign w:val="center"/>
          </w:tcPr>
          <w:p w14:paraId="2F42D28D" w14:textId="77777777" w:rsidR="008D5BC4" w:rsidRPr="00B80682" w:rsidRDefault="008D5BC4" w:rsidP="008D5BC4">
            <w:pPr>
              <w:pStyle w:val="Compact"/>
              <w:jc w:val="center"/>
              <w:rPr>
                <w:lang w:val="en-CA"/>
                <w:rPrChange w:id="221" w:author="Liam Pond, Mr" w:date="2026-09-16T14:36:00Z" w16du:dateUtc="2026-09-16T13:36:00Z">
                  <w:rPr/>
                </w:rPrChange>
              </w:rPr>
            </w:pPr>
            <w:r w:rsidRPr="00B80682">
              <w:rPr>
                <w:lang w:val="en-CA"/>
                <w:rPrChange w:id="222" w:author="Liam Pond, Mr" w:date="2026-09-16T14:36:00Z" w16du:dateUtc="2026-09-16T13:36:00Z">
                  <w:rPr/>
                </w:rPrChange>
              </w:rPr>
              <w:t>low</w:t>
            </w:r>
          </w:p>
        </w:tc>
        <w:tc>
          <w:tcPr>
            <w:tcW w:w="0" w:type="auto"/>
            <w:vAlign w:val="center"/>
          </w:tcPr>
          <w:p w14:paraId="31944104" w14:textId="77777777" w:rsidR="008D5BC4" w:rsidRPr="00B80682" w:rsidRDefault="008D5BC4" w:rsidP="008D5BC4">
            <w:pPr>
              <w:pStyle w:val="Compact"/>
              <w:jc w:val="center"/>
              <w:rPr>
                <w:lang w:val="en-CA"/>
                <w:rPrChange w:id="223" w:author="Liam Pond, Mr" w:date="2026-09-16T14:36:00Z" w16du:dateUtc="2026-09-16T13:36:00Z">
                  <w:rPr/>
                </w:rPrChange>
              </w:rPr>
            </w:pPr>
            <w:r w:rsidRPr="00B80682">
              <w:rPr>
                <w:lang w:val="en-CA"/>
                <w:rPrChange w:id="224" w:author="Liam Pond, Mr" w:date="2026-09-16T14:36:00Z" w16du:dateUtc="2026-09-16T13:36:00Z">
                  <w:rPr/>
                </w:rPrChange>
              </w:rPr>
              <w:t>21%</w:t>
            </w:r>
          </w:p>
        </w:tc>
        <w:tc>
          <w:tcPr>
            <w:tcW w:w="0" w:type="auto"/>
            <w:vAlign w:val="center"/>
          </w:tcPr>
          <w:p w14:paraId="1F8F0F78" w14:textId="77777777" w:rsidR="008D5BC4" w:rsidRPr="00B80682" w:rsidRDefault="008D5BC4" w:rsidP="008D5BC4">
            <w:pPr>
              <w:pStyle w:val="Compact"/>
              <w:jc w:val="center"/>
              <w:rPr>
                <w:lang w:val="en-CA"/>
                <w:rPrChange w:id="225" w:author="Liam Pond, Mr" w:date="2026-09-16T14:36:00Z" w16du:dateUtc="2026-09-16T13:36:00Z">
                  <w:rPr/>
                </w:rPrChange>
              </w:rPr>
            </w:pPr>
            <w:r w:rsidRPr="00B80682">
              <w:rPr>
                <w:lang w:val="en-CA"/>
                <w:rPrChange w:id="226" w:author="Liam Pond, Mr" w:date="2026-09-16T14:36:00Z" w16du:dateUtc="2026-09-16T13:36:00Z">
                  <w:rPr/>
                </w:rPrChange>
              </w:rPr>
              <w:t>13%</w:t>
            </w:r>
          </w:p>
        </w:tc>
        <w:tc>
          <w:tcPr>
            <w:tcW w:w="0" w:type="auto"/>
            <w:vAlign w:val="center"/>
          </w:tcPr>
          <w:p w14:paraId="4E514057" w14:textId="77777777" w:rsidR="008D5BC4" w:rsidRPr="00B80682" w:rsidRDefault="008D5BC4" w:rsidP="008D5BC4">
            <w:pPr>
              <w:pStyle w:val="Compact"/>
              <w:jc w:val="center"/>
              <w:rPr>
                <w:lang w:val="en-CA"/>
                <w:rPrChange w:id="227" w:author="Liam Pond, Mr" w:date="2026-09-16T14:36:00Z" w16du:dateUtc="2026-09-16T13:36:00Z">
                  <w:rPr/>
                </w:rPrChange>
              </w:rPr>
            </w:pPr>
            <w:r w:rsidRPr="00B80682">
              <w:rPr>
                <w:lang w:val="en-CA"/>
                <w:rPrChange w:id="228" w:author="Liam Pond, Mr" w:date="2026-09-16T14:36:00Z" w16du:dateUtc="2026-09-16T13:36:00Z">
                  <w:rPr/>
                </w:rPrChange>
              </w:rPr>
              <w:t>27%</w:t>
            </w:r>
          </w:p>
        </w:tc>
        <w:tc>
          <w:tcPr>
            <w:tcW w:w="0" w:type="auto"/>
            <w:vAlign w:val="center"/>
          </w:tcPr>
          <w:p w14:paraId="1E1E29F7" w14:textId="77777777" w:rsidR="008D5BC4" w:rsidRPr="00B80682" w:rsidRDefault="008D5BC4" w:rsidP="008D5BC4">
            <w:pPr>
              <w:pStyle w:val="Compact"/>
              <w:jc w:val="center"/>
              <w:rPr>
                <w:lang w:val="en-CA"/>
                <w:rPrChange w:id="229" w:author="Liam Pond, Mr" w:date="2026-09-16T14:36:00Z" w16du:dateUtc="2026-09-16T13:36:00Z">
                  <w:rPr/>
                </w:rPrChange>
              </w:rPr>
            </w:pPr>
            <w:r w:rsidRPr="00B80682">
              <w:rPr>
                <w:lang w:val="en-CA"/>
                <w:rPrChange w:id="230" w:author="Liam Pond, Mr" w:date="2026-09-16T14:36:00Z" w16du:dateUtc="2026-09-16T13:36:00Z">
                  <w:rPr/>
                </w:rPrChange>
              </w:rPr>
              <w:t>0%</w:t>
            </w:r>
          </w:p>
        </w:tc>
        <w:tc>
          <w:tcPr>
            <w:tcW w:w="0" w:type="auto"/>
            <w:vAlign w:val="center"/>
          </w:tcPr>
          <w:p w14:paraId="063CB2D7" w14:textId="77777777" w:rsidR="008D5BC4" w:rsidRPr="00B80682" w:rsidRDefault="008D5BC4" w:rsidP="008D5BC4">
            <w:pPr>
              <w:pStyle w:val="Compact"/>
              <w:jc w:val="center"/>
              <w:rPr>
                <w:lang w:val="en-CA"/>
                <w:rPrChange w:id="231" w:author="Liam Pond, Mr" w:date="2026-09-16T14:36:00Z" w16du:dateUtc="2026-09-16T13:36:00Z">
                  <w:rPr/>
                </w:rPrChange>
              </w:rPr>
            </w:pPr>
            <w:r w:rsidRPr="00B80682">
              <w:rPr>
                <w:lang w:val="en-CA"/>
                <w:rPrChange w:id="232" w:author="Liam Pond, Mr" w:date="2026-09-16T14:36:00Z" w16du:dateUtc="2026-09-16T13:36:00Z">
                  <w:rPr/>
                </w:rPrChange>
              </w:rPr>
              <w:t>30%</w:t>
            </w:r>
          </w:p>
        </w:tc>
        <w:tc>
          <w:tcPr>
            <w:tcW w:w="0" w:type="auto"/>
            <w:vAlign w:val="center"/>
          </w:tcPr>
          <w:p w14:paraId="61A587DE" w14:textId="77777777" w:rsidR="008D5BC4" w:rsidRPr="00B80682" w:rsidRDefault="008D5BC4" w:rsidP="008D5BC4">
            <w:pPr>
              <w:pStyle w:val="Compact"/>
              <w:jc w:val="center"/>
              <w:rPr>
                <w:lang w:val="en-CA"/>
                <w:rPrChange w:id="233" w:author="Liam Pond, Mr" w:date="2026-09-16T14:36:00Z" w16du:dateUtc="2026-09-16T13:36:00Z">
                  <w:rPr/>
                </w:rPrChange>
              </w:rPr>
            </w:pPr>
            <w:r w:rsidRPr="00B80682">
              <w:rPr>
                <w:lang w:val="en-CA"/>
                <w:rPrChange w:id="234" w:author="Liam Pond, Mr" w:date="2026-09-16T14:36:00Z" w16du:dateUtc="2026-09-16T13:36:00Z">
                  <w:rPr/>
                </w:rPrChange>
              </w:rPr>
              <w:t>33%</w:t>
            </w:r>
          </w:p>
        </w:tc>
      </w:tr>
      <w:tr w:rsidR="008D5BC4" w:rsidRPr="00B80682" w14:paraId="5F6513D9" w14:textId="77777777" w:rsidTr="008D5BC4">
        <w:tc>
          <w:tcPr>
            <w:tcW w:w="0" w:type="auto"/>
            <w:vMerge/>
            <w:vAlign w:val="center"/>
          </w:tcPr>
          <w:p w14:paraId="6F1B4DDE" w14:textId="77777777" w:rsidR="008D5BC4" w:rsidRPr="00B80682" w:rsidRDefault="008D5BC4" w:rsidP="008D5BC4">
            <w:pPr>
              <w:pStyle w:val="Compact"/>
              <w:jc w:val="center"/>
              <w:rPr>
                <w:lang w:val="en-CA"/>
                <w:rPrChange w:id="235" w:author="Liam Pond, Mr" w:date="2026-09-16T14:36:00Z" w16du:dateUtc="2026-09-16T13:36:00Z">
                  <w:rPr/>
                </w:rPrChange>
              </w:rPr>
            </w:pPr>
          </w:p>
        </w:tc>
        <w:tc>
          <w:tcPr>
            <w:tcW w:w="0" w:type="auto"/>
            <w:vAlign w:val="center"/>
          </w:tcPr>
          <w:p w14:paraId="05873A68" w14:textId="77777777" w:rsidR="008D5BC4" w:rsidRPr="00B80682" w:rsidRDefault="008D5BC4" w:rsidP="008D5BC4">
            <w:pPr>
              <w:pStyle w:val="Compact"/>
              <w:jc w:val="center"/>
              <w:rPr>
                <w:lang w:val="en-CA"/>
                <w:rPrChange w:id="236" w:author="Liam Pond, Mr" w:date="2026-09-16T14:36:00Z" w16du:dateUtc="2026-09-16T13:36:00Z">
                  <w:rPr/>
                </w:rPrChange>
              </w:rPr>
            </w:pPr>
            <w:r w:rsidRPr="00B80682">
              <w:rPr>
                <w:lang w:val="en-CA"/>
                <w:rPrChange w:id="237" w:author="Liam Pond, Mr" w:date="2026-09-16T14:36:00Z" w16du:dateUtc="2026-09-16T13:36:00Z">
                  <w:rPr/>
                </w:rPrChange>
              </w:rPr>
              <w:t>moderate</w:t>
            </w:r>
          </w:p>
        </w:tc>
        <w:tc>
          <w:tcPr>
            <w:tcW w:w="0" w:type="auto"/>
            <w:vAlign w:val="center"/>
          </w:tcPr>
          <w:p w14:paraId="2FD86BE4" w14:textId="77777777" w:rsidR="008D5BC4" w:rsidRPr="00B80682" w:rsidRDefault="008D5BC4" w:rsidP="008D5BC4">
            <w:pPr>
              <w:pStyle w:val="Compact"/>
              <w:jc w:val="center"/>
              <w:rPr>
                <w:lang w:val="en-CA"/>
                <w:rPrChange w:id="238" w:author="Liam Pond, Mr" w:date="2026-09-16T14:36:00Z" w16du:dateUtc="2026-09-16T13:36:00Z">
                  <w:rPr/>
                </w:rPrChange>
              </w:rPr>
            </w:pPr>
            <w:r w:rsidRPr="00B80682">
              <w:rPr>
                <w:lang w:val="en-CA"/>
                <w:rPrChange w:id="239" w:author="Liam Pond, Mr" w:date="2026-09-16T14:36:00Z" w16du:dateUtc="2026-09-16T13:36:00Z">
                  <w:rPr/>
                </w:rPrChange>
              </w:rPr>
              <w:t>30%</w:t>
            </w:r>
          </w:p>
        </w:tc>
        <w:tc>
          <w:tcPr>
            <w:tcW w:w="0" w:type="auto"/>
            <w:vAlign w:val="center"/>
          </w:tcPr>
          <w:p w14:paraId="1CAFE7F1" w14:textId="77777777" w:rsidR="008D5BC4" w:rsidRPr="00B80682" w:rsidRDefault="008D5BC4" w:rsidP="008D5BC4">
            <w:pPr>
              <w:pStyle w:val="Compact"/>
              <w:jc w:val="center"/>
              <w:rPr>
                <w:lang w:val="en-CA"/>
                <w:rPrChange w:id="240" w:author="Liam Pond, Mr" w:date="2026-09-16T14:36:00Z" w16du:dateUtc="2026-09-16T13:36:00Z">
                  <w:rPr/>
                </w:rPrChange>
              </w:rPr>
            </w:pPr>
            <w:r w:rsidRPr="00B80682">
              <w:rPr>
                <w:lang w:val="en-CA"/>
                <w:rPrChange w:id="241" w:author="Liam Pond, Mr" w:date="2026-09-16T14:36:00Z" w16du:dateUtc="2026-09-16T13:36:00Z">
                  <w:rPr/>
                </w:rPrChange>
              </w:rPr>
              <w:t>27%</w:t>
            </w:r>
          </w:p>
        </w:tc>
        <w:tc>
          <w:tcPr>
            <w:tcW w:w="0" w:type="auto"/>
            <w:vAlign w:val="center"/>
          </w:tcPr>
          <w:p w14:paraId="2361C16C" w14:textId="77777777" w:rsidR="008D5BC4" w:rsidRPr="00B80682" w:rsidRDefault="008D5BC4" w:rsidP="008D5BC4">
            <w:pPr>
              <w:pStyle w:val="Compact"/>
              <w:jc w:val="center"/>
              <w:rPr>
                <w:lang w:val="en-CA"/>
                <w:rPrChange w:id="242" w:author="Liam Pond, Mr" w:date="2026-09-16T14:36:00Z" w16du:dateUtc="2026-09-16T13:36:00Z">
                  <w:rPr/>
                </w:rPrChange>
              </w:rPr>
            </w:pPr>
            <w:r w:rsidRPr="00B80682">
              <w:rPr>
                <w:lang w:val="en-CA"/>
                <w:rPrChange w:id="243" w:author="Liam Pond, Mr" w:date="2026-09-16T14:36:00Z" w16du:dateUtc="2026-09-16T13:36:00Z">
                  <w:rPr/>
                </w:rPrChange>
              </w:rPr>
              <w:t>33%</w:t>
            </w:r>
          </w:p>
        </w:tc>
        <w:tc>
          <w:tcPr>
            <w:tcW w:w="0" w:type="auto"/>
            <w:vAlign w:val="center"/>
          </w:tcPr>
          <w:p w14:paraId="784620E6" w14:textId="77777777" w:rsidR="008D5BC4" w:rsidRPr="00B80682" w:rsidRDefault="008D5BC4" w:rsidP="008D5BC4">
            <w:pPr>
              <w:pStyle w:val="Compact"/>
              <w:jc w:val="center"/>
              <w:rPr>
                <w:lang w:val="en-CA"/>
                <w:rPrChange w:id="244" w:author="Liam Pond, Mr" w:date="2026-09-16T14:36:00Z" w16du:dateUtc="2026-09-16T13:36:00Z">
                  <w:rPr/>
                </w:rPrChange>
              </w:rPr>
            </w:pPr>
            <w:r w:rsidRPr="00B80682">
              <w:rPr>
                <w:lang w:val="en-CA"/>
                <w:rPrChange w:id="245" w:author="Liam Pond, Mr" w:date="2026-09-16T14:36:00Z" w16du:dateUtc="2026-09-16T13:36:00Z">
                  <w:rPr/>
                </w:rPrChange>
              </w:rPr>
              <w:t>20%</w:t>
            </w:r>
          </w:p>
        </w:tc>
        <w:tc>
          <w:tcPr>
            <w:tcW w:w="0" w:type="auto"/>
            <w:vAlign w:val="center"/>
          </w:tcPr>
          <w:p w14:paraId="35692180" w14:textId="77777777" w:rsidR="008D5BC4" w:rsidRPr="00B80682" w:rsidRDefault="008D5BC4" w:rsidP="008D5BC4">
            <w:pPr>
              <w:pStyle w:val="Compact"/>
              <w:jc w:val="center"/>
              <w:rPr>
                <w:lang w:val="en-CA"/>
                <w:rPrChange w:id="246" w:author="Liam Pond, Mr" w:date="2026-09-16T14:36:00Z" w16du:dateUtc="2026-09-16T13:36:00Z">
                  <w:rPr/>
                </w:rPrChange>
              </w:rPr>
            </w:pPr>
            <w:r w:rsidRPr="00B80682">
              <w:rPr>
                <w:lang w:val="en-CA"/>
                <w:rPrChange w:id="247" w:author="Liam Pond, Mr" w:date="2026-09-16T14:36:00Z" w16du:dateUtc="2026-09-16T13:36:00Z">
                  <w:rPr/>
                </w:rPrChange>
              </w:rPr>
              <w:t>27%</w:t>
            </w:r>
          </w:p>
        </w:tc>
        <w:tc>
          <w:tcPr>
            <w:tcW w:w="0" w:type="auto"/>
            <w:vAlign w:val="center"/>
          </w:tcPr>
          <w:p w14:paraId="1D36EE6A" w14:textId="77777777" w:rsidR="008D5BC4" w:rsidRPr="00B80682" w:rsidRDefault="008D5BC4" w:rsidP="008D5BC4">
            <w:pPr>
              <w:pStyle w:val="Compact"/>
              <w:jc w:val="center"/>
              <w:rPr>
                <w:lang w:val="en-CA"/>
                <w:rPrChange w:id="248" w:author="Liam Pond, Mr" w:date="2026-09-16T14:36:00Z" w16du:dateUtc="2026-09-16T13:36:00Z">
                  <w:rPr/>
                </w:rPrChange>
              </w:rPr>
            </w:pPr>
            <w:r w:rsidRPr="00B80682">
              <w:rPr>
                <w:lang w:val="en-CA"/>
                <w:rPrChange w:id="249" w:author="Liam Pond, Mr" w:date="2026-09-16T14:36:00Z" w16du:dateUtc="2026-09-16T13:36:00Z">
                  <w:rPr/>
                </w:rPrChange>
              </w:rPr>
              <w:t>43%</w:t>
            </w:r>
          </w:p>
        </w:tc>
      </w:tr>
      <w:tr w:rsidR="008D5BC4" w:rsidRPr="00B80682" w14:paraId="5BF3EF8C" w14:textId="77777777" w:rsidTr="008D5BC4">
        <w:tc>
          <w:tcPr>
            <w:tcW w:w="0" w:type="auto"/>
            <w:vMerge/>
            <w:vAlign w:val="center"/>
          </w:tcPr>
          <w:p w14:paraId="43B766A4" w14:textId="77777777" w:rsidR="008D5BC4" w:rsidRPr="00B80682" w:rsidRDefault="008D5BC4" w:rsidP="008D5BC4">
            <w:pPr>
              <w:pStyle w:val="Compact"/>
              <w:jc w:val="center"/>
              <w:rPr>
                <w:lang w:val="en-CA"/>
                <w:rPrChange w:id="250" w:author="Liam Pond, Mr" w:date="2026-09-16T14:36:00Z" w16du:dateUtc="2026-09-16T13:36:00Z">
                  <w:rPr/>
                </w:rPrChange>
              </w:rPr>
            </w:pPr>
          </w:p>
        </w:tc>
        <w:tc>
          <w:tcPr>
            <w:tcW w:w="0" w:type="auto"/>
            <w:vAlign w:val="center"/>
          </w:tcPr>
          <w:p w14:paraId="6DE97040" w14:textId="77777777" w:rsidR="008D5BC4" w:rsidRPr="00B80682" w:rsidRDefault="008D5BC4" w:rsidP="008D5BC4">
            <w:pPr>
              <w:pStyle w:val="Compact"/>
              <w:jc w:val="center"/>
              <w:rPr>
                <w:lang w:val="en-CA"/>
                <w:rPrChange w:id="251" w:author="Liam Pond, Mr" w:date="2026-09-16T14:36:00Z" w16du:dateUtc="2026-09-16T13:36:00Z">
                  <w:rPr/>
                </w:rPrChange>
              </w:rPr>
            </w:pPr>
            <w:r w:rsidRPr="00B80682">
              <w:rPr>
                <w:lang w:val="en-CA"/>
                <w:rPrChange w:id="252" w:author="Liam Pond, Mr" w:date="2026-09-16T14:36:00Z" w16du:dateUtc="2026-09-16T13:36:00Z">
                  <w:rPr/>
                </w:rPrChange>
              </w:rPr>
              <w:t>high</w:t>
            </w:r>
          </w:p>
        </w:tc>
        <w:tc>
          <w:tcPr>
            <w:tcW w:w="0" w:type="auto"/>
            <w:vAlign w:val="center"/>
          </w:tcPr>
          <w:p w14:paraId="2F843CD0" w14:textId="77777777" w:rsidR="008D5BC4" w:rsidRPr="00B80682" w:rsidRDefault="008D5BC4" w:rsidP="008D5BC4">
            <w:pPr>
              <w:pStyle w:val="Compact"/>
              <w:jc w:val="center"/>
              <w:rPr>
                <w:lang w:val="en-CA"/>
                <w:rPrChange w:id="253" w:author="Liam Pond, Mr" w:date="2026-09-16T14:36:00Z" w16du:dateUtc="2026-09-16T13:36:00Z">
                  <w:rPr/>
                </w:rPrChange>
              </w:rPr>
            </w:pPr>
            <w:r w:rsidRPr="00B80682">
              <w:rPr>
                <w:lang w:val="en-CA"/>
                <w:rPrChange w:id="254" w:author="Liam Pond, Mr" w:date="2026-09-16T14:36:00Z" w16du:dateUtc="2026-09-16T13:36:00Z">
                  <w:rPr/>
                </w:rPrChange>
              </w:rPr>
              <w:t>30%</w:t>
            </w:r>
          </w:p>
        </w:tc>
        <w:tc>
          <w:tcPr>
            <w:tcW w:w="0" w:type="auto"/>
            <w:vAlign w:val="center"/>
          </w:tcPr>
          <w:p w14:paraId="7F1DD140" w14:textId="77777777" w:rsidR="008D5BC4" w:rsidRPr="00B80682" w:rsidRDefault="008D5BC4" w:rsidP="008D5BC4">
            <w:pPr>
              <w:pStyle w:val="Compact"/>
              <w:jc w:val="center"/>
              <w:rPr>
                <w:lang w:val="en-CA"/>
                <w:rPrChange w:id="255" w:author="Liam Pond, Mr" w:date="2026-09-16T14:36:00Z" w16du:dateUtc="2026-09-16T13:36:00Z">
                  <w:rPr/>
                </w:rPrChange>
              </w:rPr>
            </w:pPr>
            <w:r w:rsidRPr="00B80682">
              <w:rPr>
                <w:lang w:val="en-CA"/>
                <w:rPrChange w:id="256" w:author="Liam Pond, Mr" w:date="2026-09-16T14:36:00Z" w16du:dateUtc="2026-09-16T13:36:00Z">
                  <w:rPr/>
                </w:rPrChange>
              </w:rPr>
              <w:t>7%</w:t>
            </w:r>
          </w:p>
        </w:tc>
        <w:tc>
          <w:tcPr>
            <w:tcW w:w="0" w:type="auto"/>
            <w:vAlign w:val="center"/>
          </w:tcPr>
          <w:p w14:paraId="35F16E59" w14:textId="77777777" w:rsidR="008D5BC4" w:rsidRPr="00B80682" w:rsidRDefault="008D5BC4" w:rsidP="008D5BC4">
            <w:pPr>
              <w:pStyle w:val="Compact"/>
              <w:jc w:val="center"/>
              <w:rPr>
                <w:lang w:val="en-CA"/>
                <w:rPrChange w:id="257" w:author="Liam Pond, Mr" w:date="2026-09-16T14:36:00Z" w16du:dateUtc="2026-09-16T13:36:00Z">
                  <w:rPr/>
                </w:rPrChange>
              </w:rPr>
            </w:pPr>
            <w:r w:rsidRPr="00B80682">
              <w:rPr>
                <w:lang w:val="en-CA"/>
                <w:rPrChange w:id="258" w:author="Liam Pond, Mr" w:date="2026-09-16T14:36:00Z" w16du:dateUtc="2026-09-16T13:36:00Z">
                  <w:rPr/>
                </w:rPrChange>
              </w:rPr>
              <w:t>27%</w:t>
            </w:r>
          </w:p>
        </w:tc>
        <w:tc>
          <w:tcPr>
            <w:tcW w:w="0" w:type="auto"/>
            <w:vAlign w:val="center"/>
          </w:tcPr>
          <w:p w14:paraId="0A232DF8" w14:textId="77777777" w:rsidR="008D5BC4" w:rsidRPr="00B80682" w:rsidRDefault="008D5BC4" w:rsidP="008D5BC4">
            <w:pPr>
              <w:pStyle w:val="Compact"/>
              <w:jc w:val="center"/>
              <w:rPr>
                <w:lang w:val="en-CA"/>
                <w:rPrChange w:id="259" w:author="Liam Pond, Mr" w:date="2026-09-16T14:36:00Z" w16du:dateUtc="2026-09-16T13:36:00Z">
                  <w:rPr/>
                </w:rPrChange>
              </w:rPr>
            </w:pPr>
            <w:r w:rsidRPr="00B80682">
              <w:rPr>
                <w:lang w:val="en-CA"/>
                <w:rPrChange w:id="260" w:author="Liam Pond, Mr" w:date="2026-09-16T14:36:00Z" w16du:dateUtc="2026-09-16T13:36:00Z">
                  <w:rPr/>
                </w:rPrChange>
              </w:rPr>
              <w:t>80%</w:t>
            </w:r>
          </w:p>
        </w:tc>
        <w:tc>
          <w:tcPr>
            <w:tcW w:w="0" w:type="auto"/>
            <w:vAlign w:val="center"/>
          </w:tcPr>
          <w:p w14:paraId="02A72A36" w14:textId="77777777" w:rsidR="008D5BC4" w:rsidRPr="00B80682" w:rsidRDefault="008D5BC4" w:rsidP="008D5BC4">
            <w:pPr>
              <w:pStyle w:val="Compact"/>
              <w:jc w:val="center"/>
              <w:rPr>
                <w:lang w:val="en-CA"/>
                <w:rPrChange w:id="261" w:author="Liam Pond, Mr" w:date="2026-09-16T14:36:00Z" w16du:dateUtc="2026-09-16T13:36:00Z">
                  <w:rPr/>
                </w:rPrChange>
              </w:rPr>
            </w:pPr>
            <w:r w:rsidRPr="00B80682">
              <w:rPr>
                <w:lang w:val="en-CA"/>
                <w:rPrChange w:id="262" w:author="Liam Pond, Mr" w:date="2026-09-16T14:36:00Z" w16du:dateUtc="2026-09-16T13:36:00Z">
                  <w:rPr/>
                </w:rPrChange>
              </w:rPr>
              <w:t>13%</w:t>
            </w:r>
          </w:p>
        </w:tc>
        <w:tc>
          <w:tcPr>
            <w:tcW w:w="0" w:type="auto"/>
            <w:vAlign w:val="center"/>
          </w:tcPr>
          <w:p w14:paraId="620B060C" w14:textId="77777777" w:rsidR="008D5BC4" w:rsidRPr="00B80682" w:rsidRDefault="008D5BC4" w:rsidP="008D5BC4">
            <w:pPr>
              <w:pStyle w:val="Compact"/>
              <w:jc w:val="center"/>
              <w:rPr>
                <w:lang w:val="en-CA"/>
                <w:rPrChange w:id="263" w:author="Liam Pond, Mr" w:date="2026-09-16T14:36:00Z" w16du:dateUtc="2026-09-16T13:36:00Z">
                  <w:rPr/>
                </w:rPrChange>
              </w:rPr>
            </w:pPr>
            <w:r w:rsidRPr="00B80682">
              <w:rPr>
                <w:lang w:val="en-CA"/>
                <w:rPrChange w:id="264" w:author="Liam Pond, Mr" w:date="2026-09-16T14:36:00Z" w16du:dateUtc="2026-09-16T13:36:00Z">
                  <w:rPr/>
                </w:rPrChange>
              </w:rPr>
              <w:t>23%</w:t>
            </w:r>
          </w:p>
        </w:tc>
      </w:tr>
      <w:tr w:rsidR="008D5BC4" w:rsidRPr="00B80682" w14:paraId="51665709" w14:textId="77777777" w:rsidTr="008D5BC4">
        <w:tc>
          <w:tcPr>
            <w:tcW w:w="0" w:type="auto"/>
            <w:vMerge w:val="restart"/>
            <w:vAlign w:val="center"/>
          </w:tcPr>
          <w:p w14:paraId="3839C200" w14:textId="77777777" w:rsidR="008D5BC4" w:rsidRPr="009373F7" w:rsidRDefault="008D5BC4" w:rsidP="008D5BC4">
            <w:pPr>
              <w:pStyle w:val="Compact"/>
              <w:jc w:val="center"/>
              <w:rPr>
                <w:lang w:val="en-CA"/>
              </w:rPr>
            </w:pPr>
            <w:r w:rsidRPr="009373F7">
              <w:rPr>
                <w:b/>
                <w:bCs/>
                <w:lang w:val="en-CA"/>
              </w:rPr>
              <w:t>Claude</w:t>
            </w:r>
          </w:p>
        </w:tc>
        <w:tc>
          <w:tcPr>
            <w:tcW w:w="0" w:type="auto"/>
            <w:vAlign w:val="center"/>
          </w:tcPr>
          <w:p w14:paraId="1AD4424F" w14:textId="77777777" w:rsidR="008D5BC4" w:rsidRPr="009373F7" w:rsidRDefault="008D5BC4" w:rsidP="008D5BC4">
            <w:pPr>
              <w:pStyle w:val="Compact"/>
              <w:jc w:val="center"/>
              <w:rPr>
                <w:lang w:val="en-CA"/>
              </w:rPr>
            </w:pPr>
            <w:r w:rsidRPr="009373F7">
              <w:rPr>
                <w:lang w:val="en-CA"/>
              </w:rPr>
              <w:t>perfect</w:t>
            </w:r>
          </w:p>
        </w:tc>
        <w:tc>
          <w:tcPr>
            <w:tcW w:w="0" w:type="auto"/>
            <w:vAlign w:val="center"/>
          </w:tcPr>
          <w:p w14:paraId="5C008F0A" w14:textId="77777777" w:rsidR="008D5BC4" w:rsidRPr="009373F7" w:rsidRDefault="008D5BC4" w:rsidP="008D5BC4">
            <w:pPr>
              <w:pStyle w:val="Compact"/>
              <w:jc w:val="center"/>
              <w:rPr>
                <w:lang w:val="en-CA"/>
              </w:rPr>
            </w:pPr>
            <w:r w:rsidRPr="009373F7">
              <w:rPr>
                <w:lang w:val="en-CA"/>
              </w:rPr>
              <w:t>6%</w:t>
            </w:r>
          </w:p>
        </w:tc>
        <w:tc>
          <w:tcPr>
            <w:tcW w:w="0" w:type="auto"/>
            <w:vAlign w:val="center"/>
          </w:tcPr>
          <w:p w14:paraId="1C7C5145" w14:textId="77777777" w:rsidR="008D5BC4" w:rsidRPr="009373F7" w:rsidRDefault="008D5BC4" w:rsidP="008D5BC4">
            <w:pPr>
              <w:pStyle w:val="Compact"/>
              <w:jc w:val="center"/>
              <w:rPr>
                <w:lang w:val="en-CA"/>
              </w:rPr>
            </w:pPr>
            <w:r w:rsidRPr="009373F7">
              <w:rPr>
                <w:lang w:val="en-CA"/>
              </w:rPr>
              <w:t>30%</w:t>
            </w:r>
          </w:p>
        </w:tc>
        <w:tc>
          <w:tcPr>
            <w:tcW w:w="0" w:type="auto"/>
            <w:vAlign w:val="center"/>
          </w:tcPr>
          <w:p w14:paraId="6846875A" w14:textId="77777777" w:rsidR="008D5BC4" w:rsidRPr="009373F7" w:rsidRDefault="008D5BC4" w:rsidP="008D5BC4">
            <w:pPr>
              <w:pStyle w:val="Compact"/>
              <w:jc w:val="center"/>
              <w:rPr>
                <w:lang w:val="en-CA"/>
              </w:rPr>
            </w:pPr>
            <w:r w:rsidRPr="009373F7">
              <w:rPr>
                <w:lang w:val="en-CA"/>
              </w:rPr>
              <w:t>0%</w:t>
            </w:r>
          </w:p>
        </w:tc>
        <w:tc>
          <w:tcPr>
            <w:tcW w:w="0" w:type="auto"/>
            <w:vAlign w:val="center"/>
          </w:tcPr>
          <w:p w14:paraId="74C365E1" w14:textId="77777777" w:rsidR="008D5BC4" w:rsidRPr="009373F7" w:rsidRDefault="008D5BC4" w:rsidP="008D5BC4">
            <w:pPr>
              <w:pStyle w:val="Compact"/>
              <w:jc w:val="center"/>
              <w:rPr>
                <w:lang w:val="en-CA"/>
              </w:rPr>
            </w:pPr>
            <w:r w:rsidRPr="009373F7">
              <w:rPr>
                <w:lang w:val="en-CA"/>
              </w:rPr>
              <w:t>0%</w:t>
            </w:r>
          </w:p>
        </w:tc>
        <w:tc>
          <w:tcPr>
            <w:tcW w:w="0" w:type="auto"/>
            <w:vAlign w:val="center"/>
          </w:tcPr>
          <w:p w14:paraId="07284EF2" w14:textId="77777777" w:rsidR="008D5BC4" w:rsidRPr="009373F7" w:rsidRDefault="008D5BC4" w:rsidP="008D5BC4">
            <w:pPr>
              <w:pStyle w:val="Compact"/>
              <w:jc w:val="center"/>
              <w:rPr>
                <w:lang w:val="en-CA"/>
              </w:rPr>
            </w:pPr>
            <w:r w:rsidRPr="009373F7">
              <w:rPr>
                <w:lang w:val="en-CA"/>
              </w:rPr>
              <w:t>0%</w:t>
            </w:r>
          </w:p>
        </w:tc>
        <w:tc>
          <w:tcPr>
            <w:tcW w:w="0" w:type="auto"/>
            <w:vAlign w:val="center"/>
          </w:tcPr>
          <w:p w14:paraId="3069441A" w14:textId="77777777" w:rsidR="008D5BC4" w:rsidRPr="009373F7" w:rsidRDefault="008D5BC4" w:rsidP="008D5BC4">
            <w:pPr>
              <w:pStyle w:val="Compact"/>
              <w:jc w:val="center"/>
              <w:rPr>
                <w:lang w:val="en-CA"/>
              </w:rPr>
            </w:pPr>
            <w:r w:rsidRPr="009373F7">
              <w:rPr>
                <w:lang w:val="en-CA"/>
              </w:rPr>
              <w:t>0%</w:t>
            </w:r>
          </w:p>
        </w:tc>
      </w:tr>
      <w:tr w:rsidR="008D5BC4" w:rsidRPr="00B80682" w14:paraId="67311B12" w14:textId="77777777" w:rsidTr="008D5BC4">
        <w:tc>
          <w:tcPr>
            <w:tcW w:w="0" w:type="auto"/>
            <w:vMerge/>
            <w:vAlign w:val="center"/>
          </w:tcPr>
          <w:p w14:paraId="5E25D9F2" w14:textId="77777777" w:rsidR="008D5BC4" w:rsidRPr="00B80682" w:rsidRDefault="008D5BC4" w:rsidP="008D5BC4">
            <w:pPr>
              <w:pStyle w:val="Compact"/>
              <w:jc w:val="center"/>
              <w:rPr>
                <w:lang w:val="en-CA"/>
                <w:rPrChange w:id="265" w:author="Liam Pond, Mr" w:date="2026-09-16T14:36:00Z" w16du:dateUtc="2026-09-16T13:36:00Z">
                  <w:rPr/>
                </w:rPrChange>
              </w:rPr>
            </w:pPr>
          </w:p>
        </w:tc>
        <w:tc>
          <w:tcPr>
            <w:tcW w:w="0" w:type="auto"/>
            <w:vAlign w:val="center"/>
          </w:tcPr>
          <w:p w14:paraId="6D270568" w14:textId="77777777" w:rsidR="008D5BC4" w:rsidRPr="00B80682" w:rsidRDefault="008D5BC4" w:rsidP="008D5BC4">
            <w:pPr>
              <w:pStyle w:val="Compact"/>
              <w:jc w:val="center"/>
              <w:rPr>
                <w:lang w:val="en-CA"/>
                <w:rPrChange w:id="266" w:author="Liam Pond, Mr" w:date="2026-09-16T14:36:00Z" w16du:dateUtc="2026-09-16T13:36:00Z">
                  <w:rPr/>
                </w:rPrChange>
              </w:rPr>
            </w:pPr>
            <w:r w:rsidRPr="00B80682">
              <w:rPr>
                <w:lang w:val="en-CA"/>
                <w:rPrChange w:id="267" w:author="Liam Pond, Mr" w:date="2026-09-16T14:36:00Z" w16du:dateUtc="2026-09-16T13:36:00Z">
                  <w:rPr/>
                </w:rPrChange>
              </w:rPr>
              <w:t>low</w:t>
            </w:r>
          </w:p>
        </w:tc>
        <w:tc>
          <w:tcPr>
            <w:tcW w:w="0" w:type="auto"/>
            <w:vAlign w:val="center"/>
          </w:tcPr>
          <w:p w14:paraId="0D076796" w14:textId="77777777" w:rsidR="008D5BC4" w:rsidRPr="00B80682" w:rsidRDefault="008D5BC4" w:rsidP="008D5BC4">
            <w:pPr>
              <w:pStyle w:val="Compact"/>
              <w:jc w:val="center"/>
              <w:rPr>
                <w:lang w:val="en-CA"/>
                <w:rPrChange w:id="268" w:author="Liam Pond, Mr" w:date="2026-09-16T14:36:00Z" w16du:dateUtc="2026-09-16T13:36:00Z">
                  <w:rPr/>
                </w:rPrChange>
              </w:rPr>
            </w:pPr>
            <w:r w:rsidRPr="00B80682">
              <w:rPr>
                <w:lang w:val="en-CA"/>
                <w:rPrChange w:id="269" w:author="Liam Pond, Mr" w:date="2026-09-16T14:36:00Z" w16du:dateUtc="2026-09-16T13:36:00Z">
                  <w:rPr/>
                </w:rPrChange>
              </w:rPr>
              <w:t>8%</w:t>
            </w:r>
          </w:p>
        </w:tc>
        <w:tc>
          <w:tcPr>
            <w:tcW w:w="0" w:type="auto"/>
            <w:vAlign w:val="center"/>
          </w:tcPr>
          <w:p w14:paraId="701DA242" w14:textId="77777777" w:rsidR="008D5BC4" w:rsidRPr="00B80682" w:rsidRDefault="008D5BC4" w:rsidP="008D5BC4">
            <w:pPr>
              <w:pStyle w:val="Compact"/>
              <w:jc w:val="center"/>
              <w:rPr>
                <w:lang w:val="en-CA"/>
                <w:rPrChange w:id="270" w:author="Liam Pond, Mr" w:date="2026-09-16T14:36:00Z" w16du:dateUtc="2026-09-16T13:36:00Z">
                  <w:rPr/>
                </w:rPrChange>
              </w:rPr>
            </w:pPr>
            <w:r w:rsidRPr="00B80682">
              <w:rPr>
                <w:lang w:val="en-CA"/>
                <w:rPrChange w:id="271" w:author="Liam Pond, Mr" w:date="2026-09-16T14:36:00Z" w16du:dateUtc="2026-09-16T13:36:00Z">
                  <w:rPr/>
                </w:rPrChange>
              </w:rPr>
              <w:t>33%</w:t>
            </w:r>
          </w:p>
        </w:tc>
        <w:tc>
          <w:tcPr>
            <w:tcW w:w="0" w:type="auto"/>
            <w:vAlign w:val="center"/>
          </w:tcPr>
          <w:p w14:paraId="3BE6A3BB" w14:textId="77777777" w:rsidR="008D5BC4" w:rsidRPr="00B80682" w:rsidRDefault="008D5BC4" w:rsidP="008D5BC4">
            <w:pPr>
              <w:pStyle w:val="Compact"/>
              <w:jc w:val="center"/>
              <w:rPr>
                <w:lang w:val="en-CA"/>
                <w:rPrChange w:id="272" w:author="Liam Pond, Mr" w:date="2026-09-16T14:36:00Z" w16du:dateUtc="2026-09-16T13:36:00Z">
                  <w:rPr/>
                </w:rPrChange>
              </w:rPr>
            </w:pPr>
            <w:r w:rsidRPr="00B80682">
              <w:rPr>
                <w:lang w:val="en-CA"/>
                <w:rPrChange w:id="273" w:author="Liam Pond, Mr" w:date="2026-09-16T14:36:00Z" w16du:dateUtc="2026-09-16T13:36:00Z">
                  <w:rPr/>
                </w:rPrChange>
              </w:rPr>
              <w:t>0%</w:t>
            </w:r>
          </w:p>
        </w:tc>
        <w:tc>
          <w:tcPr>
            <w:tcW w:w="0" w:type="auto"/>
            <w:vAlign w:val="center"/>
          </w:tcPr>
          <w:p w14:paraId="1A240A0A" w14:textId="77777777" w:rsidR="008D5BC4" w:rsidRPr="00B80682" w:rsidRDefault="008D5BC4" w:rsidP="008D5BC4">
            <w:pPr>
              <w:pStyle w:val="Compact"/>
              <w:jc w:val="center"/>
              <w:rPr>
                <w:lang w:val="en-CA"/>
                <w:rPrChange w:id="274" w:author="Liam Pond, Mr" w:date="2026-09-16T14:36:00Z" w16du:dateUtc="2026-09-16T13:36:00Z">
                  <w:rPr/>
                </w:rPrChange>
              </w:rPr>
            </w:pPr>
            <w:r w:rsidRPr="00B80682">
              <w:rPr>
                <w:lang w:val="en-CA"/>
                <w:rPrChange w:id="275" w:author="Liam Pond, Mr" w:date="2026-09-16T14:36:00Z" w16du:dateUtc="2026-09-16T13:36:00Z">
                  <w:rPr/>
                </w:rPrChange>
              </w:rPr>
              <w:t>0%</w:t>
            </w:r>
          </w:p>
        </w:tc>
        <w:tc>
          <w:tcPr>
            <w:tcW w:w="0" w:type="auto"/>
            <w:vAlign w:val="center"/>
          </w:tcPr>
          <w:p w14:paraId="73A1D196" w14:textId="77777777" w:rsidR="008D5BC4" w:rsidRPr="00B80682" w:rsidRDefault="008D5BC4" w:rsidP="008D5BC4">
            <w:pPr>
              <w:pStyle w:val="Compact"/>
              <w:jc w:val="center"/>
              <w:rPr>
                <w:lang w:val="en-CA"/>
                <w:rPrChange w:id="276" w:author="Liam Pond, Mr" w:date="2026-09-16T14:36:00Z" w16du:dateUtc="2026-09-16T13:36:00Z">
                  <w:rPr/>
                </w:rPrChange>
              </w:rPr>
            </w:pPr>
            <w:r w:rsidRPr="00B80682">
              <w:rPr>
                <w:lang w:val="en-CA"/>
                <w:rPrChange w:id="277" w:author="Liam Pond, Mr" w:date="2026-09-16T14:36:00Z" w16du:dateUtc="2026-09-16T13:36:00Z">
                  <w:rPr/>
                </w:rPrChange>
              </w:rPr>
              <w:t>7%</w:t>
            </w:r>
          </w:p>
        </w:tc>
        <w:tc>
          <w:tcPr>
            <w:tcW w:w="0" w:type="auto"/>
            <w:vAlign w:val="center"/>
          </w:tcPr>
          <w:p w14:paraId="21F24AED" w14:textId="77777777" w:rsidR="008D5BC4" w:rsidRPr="00B80682" w:rsidRDefault="008D5BC4" w:rsidP="008D5BC4">
            <w:pPr>
              <w:pStyle w:val="Compact"/>
              <w:jc w:val="center"/>
              <w:rPr>
                <w:lang w:val="en-CA"/>
                <w:rPrChange w:id="278" w:author="Liam Pond, Mr" w:date="2026-09-16T14:36:00Z" w16du:dateUtc="2026-09-16T13:36:00Z">
                  <w:rPr/>
                </w:rPrChange>
              </w:rPr>
            </w:pPr>
            <w:r w:rsidRPr="00B80682">
              <w:rPr>
                <w:lang w:val="en-CA"/>
                <w:rPrChange w:id="279" w:author="Liam Pond, Mr" w:date="2026-09-16T14:36:00Z" w16du:dateUtc="2026-09-16T13:36:00Z">
                  <w:rPr/>
                </w:rPrChange>
              </w:rPr>
              <w:t>0%</w:t>
            </w:r>
          </w:p>
        </w:tc>
      </w:tr>
      <w:tr w:rsidR="008D5BC4" w:rsidRPr="00B80682" w14:paraId="0EA4EA55" w14:textId="77777777" w:rsidTr="008D5BC4">
        <w:tc>
          <w:tcPr>
            <w:tcW w:w="0" w:type="auto"/>
            <w:vMerge/>
            <w:vAlign w:val="center"/>
          </w:tcPr>
          <w:p w14:paraId="61E86B7C" w14:textId="77777777" w:rsidR="008D5BC4" w:rsidRPr="00B80682" w:rsidRDefault="008D5BC4" w:rsidP="008D5BC4">
            <w:pPr>
              <w:pStyle w:val="Compact"/>
              <w:jc w:val="center"/>
              <w:rPr>
                <w:lang w:val="en-CA"/>
                <w:rPrChange w:id="280" w:author="Liam Pond, Mr" w:date="2026-09-16T14:36:00Z" w16du:dateUtc="2026-09-16T13:36:00Z">
                  <w:rPr/>
                </w:rPrChange>
              </w:rPr>
            </w:pPr>
          </w:p>
        </w:tc>
        <w:tc>
          <w:tcPr>
            <w:tcW w:w="0" w:type="auto"/>
            <w:vAlign w:val="center"/>
          </w:tcPr>
          <w:p w14:paraId="2C706E1B" w14:textId="77777777" w:rsidR="008D5BC4" w:rsidRPr="00B80682" w:rsidRDefault="008D5BC4" w:rsidP="008D5BC4">
            <w:pPr>
              <w:pStyle w:val="Compact"/>
              <w:jc w:val="center"/>
              <w:rPr>
                <w:lang w:val="en-CA"/>
                <w:rPrChange w:id="281" w:author="Liam Pond, Mr" w:date="2026-09-16T14:36:00Z" w16du:dateUtc="2026-09-16T13:36:00Z">
                  <w:rPr/>
                </w:rPrChange>
              </w:rPr>
            </w:pPr>
            <w:r w:rsidRPr="00B80682">
              <w:rPr>
                <w:lang w:val="en-CA"/>
                <w:rPrChange w:id="282" w:author="Liam Pond, Mr" w:date="2026-09-16T14:36:00Z" w16du:dateUtc="2026-09-16T13:36:00Z">
                  <w:rPr/>
                </w:rPrChange>
              </w:rPr>
              <w:t>moderate</w:t>
            </w:r>
          </w:p>
        </w:tc>
        <w:tc>
          <w:tcPr>
            <w:tcW w:w="0" w:type="auto"/>
            <w:vAlign w:val="center"/>
          </w:tcPr>
          <w:p w14:paraId="703CD786" w14:textId="77777777" w:rsidR="008D5BC4" w:rsidRPr="00B80682" w:rsidRDefault="008D5BC4" w:rsidP="008D5BC4">
            <w:pPr>
              <w:pStyle w:val="Compact"/>
              <w:jc w:val="center"/>
              <w:rPr>
                <w:lang w:val="en-CA"/>
                <w:rPrChange w:id="283" w:author="Liam Pond, Mr" w:date="2026-09-16T14:36:00Z" w16du:dateUtc="2026-09-16T13:36:00Z">
                  <w:rPr/>
                </w:rPrChange>
              </w:rPr>
            </w:pPr>
            <w:r w:rsidRPr="00B80682">
              <w:rPr>
                <w:lang w:val="en-CA"/>
                <w:rPrChange w:id="284" w:author="Liam Pond, Mr" w:date="2026-09-16T14:36:00Z" w16du:dateUtc="2026-09-16T13:36:00Z">
                  <w:rPr/>
                </w:rPrChange>
              </w:rPr>
              <w:t>19%</w:t>
            </w:r>
          </w:p>
        </w:tc>
        <w:tc>
          <w:tcPr>
            <w:tcW w:w="0" w:type="auto"/>
            <w:vAlign w:val="center"/>
          </w:tcPr>
          <w:p w14:paraId="69252816" w14:textId="77777777" w:rsidR="008D5BC4" w:rsidRPr="00B80682" w:rsidRDefault="008D5BC4" w:rsidP="008D5BC4">
            <w:pPr>
              <w:pStyle w:val="Compact"/>
              <w:jc w:val="center"/>
              <w:rPr>
                <w:lang w:val="en-CA"/>
                <w:rPrChange w:id="285" w:author="Liam Pond, Mr" w:date="2026-09-16T14:36:00Z" w16du:dateUtc="2026-09-16T13:36:00Z">
                  <w:rPr/>
                </w:rPrChange>
              </w:rPr>
            </w:pPr>
            <w:r w:rsidRPr="00B80682">
              <w:rPr>
                <w:lang w:val="en-CA"/>
                <w:rPrChange w:id="286" w:author="Liam Pond, Mr" w:date="2026-09-16T14:36:00Z" w16du:dateUtc="2026-09-16T13:36:00Z">
                  <w:rPr/>
                </w:rPrChange>
              </w:rPr>
              <w:t>33%</w:t>
            </w:r>
          </w:p>
        </w:tc>
        <w:tc>
          <w:tcPr>
            <w:tcW w:w="0" w:type="auto"/>
            <w:vAlign w:val="center"/>
          </w:tcPr>
          <w:p w14:paraId="517FD04C" w14:textId="77777777" w:rsidR="008D5BC4" w:rsidRPr="00B80682" w:rsidRDefault="008D5BC4" w:rsidP="008D5BC4">
            <w:pPr>
              <w:pStyle w:val="Compact"/>
              <w:jc w:val="center"/>
              <w:rPr>
                <w:lang w:val="en-CA"/>
                <w:rPrChange w:id="287" w:author="Liam Pond, Mr" w:date="2026-09-16T14:36:00Z" w16du:dateUtc="2026-09-16T13:36:00Z">
                  <w:rPr/>
                </w:rPrChange>
              </w:rPr>
            </w:pPr>
            <w:r w:rsidRPr="00B80682">
              <w:rPr>
                <w:lang w:val="en-CA"/>
                <w:rPrChange w:id="288" w:author="Liam Pond, Mr" w:date="2026-09-16T14:36:00Z" w16du:dateUtc="2026-09-16T13:36:00Z">
                  <w:rPr/>
                </w:rPrChange>
              </w:rPr>
              <w:t>3%</w:t>
            </w:r>
          </w:p>
        </w:tc>
        <w:tc>
          <w:tcPr>
            <w:tcW w:w="0" w:type="auto"/>
            <w:vAlign w:val="center"/>
          </w:tcPr>
          <w:p w14:paraId="2F66DA90" w14:textId="77777777" w:rsidR="008D5BC4" w:rsidRPr="00B80682" w:rsidRDefault="008D5BC4" w:rsidP="008D5BC4">
            <w:pPr>
              <w:pStyle w:val="Compact"/>
              <w:jc w:val="center"/>
              <w:rPr>
                <w:lang w:val="en-CA"/>
                <w:rPrChange w:id="289" w:author="Liam Pond, Mr" w:date="2026-09-16T14:36:00Z" w16du:dateUtc="2026-09-16T13:36:00Z">
                  <w:rPr/>
                </w:rPrChange>
              </w:rPr>
            </w:pPr>
            <w:r w:rsidRPr="00B80682">
              <w:rPr>
                <w:lang w:val="en-CA"/>
                <w:rPrChange w:id="290" w:author="Liam Pond, Mr" w:date="2026-09-16T14:36:00Z" w16du:dateUtc="2026-09-16T13:36:00Z">
                  <w:rPr/>
                </w:rPrChange>
              </w:rPr>
              <w:t>0%</w:t>
            </w:r>
          </w:p>
        </w:tc>
        <w:tc>
          <w:tcPr>
            <w:tcW w:w="0" w:type="auto"/>
            <w:vAlign w:val="center"/>
          </w:tcPr>
          <w:p w14:paraId="17DB8FD2" w14:textId="77777777" w:rsidR="008D5BC4" w:rsidRPr="00B80682" w:rsidRDefault="008D5BC4" w:rsidP="008D5BC4">
            <w:pPr>
              <w:pStyle w:val="Compact"/>
              <w:jc w:val="center"/>
              <w:rPr>
                <w:lang w:val="en-CA"/>
                <w:rPrChange w:id="291" w:author="Liam Pond, Mr" w:date="2026-09-16T14:36:00Z" w16du:dateUtc="2026-09-16T13:36:00Z">
                  <w:rPr/>
                </w:rPrChange>
              </w:rPr>
            </w:pPr>
            <w:r w:rsidRPr="00B80682">
              <w:rPr>
                <w:lang w:val="en-CA"/>
                <w:rPrChange w:id="292" w:author="Liam Pond, Mr" w:date="2026-09-16T14:36:00Z" w16du:dateUtc="2026-09-16T13:36:00Z">
                  <w:rPr/>
                </w:rPrChange>
              </w:rPr>
              <w:t>33%</w:t>
            </w:r>
          </w:p>
        </w:tc>
        <w:tc>
          <w:tcPr>
            <w:tcW w:w="0" w:type="auto"/>
            <w:vAlign w:val="center"/>
          </w:tcPr>
          <w:p w14:paraId="5D292608" w14:textId="77777777" w:rsidR="008D5BC4" w:rsidRPr="00B80682" w:rsidRDefault="008D5BC4" w:rsidP="008D5BC4">
            <w:pPr>
              <w:pStyle w:val="Compact"/>
              <w:jc w:val="center"/>
              <w:rPr>
                <w:lang w:val="en-CA"/>
                <w:rPrChange w:id="293" w:author="Liam Pond, Mr" w:date="2026-09-16T14:36:00Z" w16du:dateUtc="2026-09-16T13:36:00Z">
                  <w:rPr/>
                </w:rPrChange>
              </w:rPr>
            </w:pPr>
            <w:r w:rsidRPr="00B80682">
              <w:rPr>
                <w:lang w:val="en-CA"/>
                <w:rPrChange w:id="294" w:author="Liam Pond, Mr" w:date="2026-09-16T14:36:00Z" w16du:dateUtc="2026-09-16T13:36:00Z">
                  <w:rPr/>
                </w:rPrChange>
              </w:rPr>
              <w:t>27%</w:t>
            </w:r>
          </w:p>
        </w:tc>
      </w:tr>
      <w:tr w:rsidR="008D5BC4" w:rsidRPr="00B80682" w14:paraId="43D018B7" w14:textId="77777777" w:rsidTr="008D5BC4">
        <w:tc>
          <w:tcPr>
            <w:tcW w:w="0" w:type="auto"/>
            <w:vMerge/>
            <w:vAlign w:val="center"/>
          </w:tcPr>
          <w:p w14:paraId="67BE8828" w14:textId="77777777" w:rsidR="008D5BC4" w:rsidRPr="00B80682" w:rsidRDefault="008D5BC4" w:rsidP="008D5BC4">
            <w:pPr>
              <w:pStyle w:val="Compact"/>
              <w:jc w:val="center"/>
              <w:rPr>
                <w:lang w:val="en-CA"/>
                <w:rPrChange w:id="295" w:author="Liam Pond, Mr" w:date="2026-09-16T14:36:00Z" w16du:dateUtc="2026-09-16T13:36:00Z">
                  <w:rPr/>
                </w:rPrChange>
              </w:rPr>
            </w:pPr>
          </w:p>
        </w:tc>
        <w:tc>
          <w:tcPr>
            <w:tcW w:w="0" w:type="auto"/>
            <w:vAlign w:val="center"/>
          </w:tcPr>
          <w:p w14:paraId="137A591A" w14:textId="77777777" w:rsidR="008D5BC4" w:rsidRPr="00B80682" w:rsidRDefault="008D5BC4" w:rsidP="008D5BC4">
            <w:pPr>
              <w:pStyle w:val="Compact"/>
              <w:jc w:val="center"/>
              <w:rPr>
                <w:lang w:val="en-CA"/>
                <w:rPrChange w:id="296" w:author="Liam Pond, Mr" w:date="2026-09-16T14:36:00Z" w16du:dateUtc="2026-09-16T13:36:00Z">
                  <w:rPr/>
                </w:rPrChange>
              </w:rPr>
            </w:pPr>
            <w:r w:rsidRPr="00B80682">
              <w:rPr>
                <w:lang w:val="en-CA"/>
                <w:rPrChange w:id="297" w:author="Liam Pond, Mr" w:date="2026-09-16T14:36:00Z" w16du:dateUtc="2026-09-16T13:36:00Z">
                  <w:rPr/>
                </w:rPrChange>
              </w:rPr>
              <w:t>high</w:t>
            </w:r>
          </w:p>
        </w:tc>
        <w:tc>
          <w:tcPr>
            <w:tcW w:w="0" w:type="auto"/>
            <w:vAlign w:val="center"/>
          </w:tcPr>
          <w:p w14:paraId="57B8E381" w14:textId="77777777" w:rsidR="008D5BC4" w:rsidRPr="00B80682" w:rsidRDefault="008D5BC4" w:rsidP="008D5BC4">
            <w:pPr>
              <w:pStyle w:val="Compact"/>
              <w:jc w:val="center"/>
              <w:rPr>
                <w:lang w:val="en-CA"/>
                <w:rPrChange w:id="298" w:author="Liam Pond, Mr" w:date="2026-09-16T14:36:00Z" w16du:dateUtc="2026-09-16T13:36:00Z">
                  <w:rPr/>
                </w:rPrChange>
              </w:rPr>
            </w:pPr>
            <w:r w:rsidRPr="00B80682">
              <w:rPr>
                <w:lang w:val="en-CA"/>
                <w:rPrChange w:id="299" w:author="Liam Pond, Mr" w:date="2026-09-16T14:36:00Z" w16du:dateUtc="2026-09-16T13:36:00Z">
                  <w:rPr/>
                </w:rPrChange>
              </w:rPr>
              <w:t>67%</w:t>
            </w:r>
          </w:p>
        </w:tc>
        <w:tc>
          <w:tcPr>
            <w:tcW w:w="0" w:type="auto"/>
            <w:vAlign w:val="center"/>
          </w:tcPr>
          <w:p w14:paraId="6AFCBA61" w14:textId="77777777" w:rsidR="008D5BC4" w:rsidRPr="00B80682" w:rsidRDefault="008D5BC4" w:rsidP="008D5BC4">
            <w:pPr>
              <w:pStyle w:val="Compact"/>
              <w:jc w:val="center"/>
              <w:rPr>
                <w:lang w:val="en-CA"/>
                <w:rPrChange w:id="300" w:author="Liam Pond, Mr" w:date="2026-09-16T14:36:00Z" w16du:dateUtc="2026-09-16T13:36:00Z">
                  <w:rPr/>
                </w:rPrChange>
              </w:rPr>
            </w:pPr>
            <w:r w:rsidRPr="00B80682">
              <w:rPr>
                <w:lang w:val="en-CA"/>
                <w:rPrChange w:id="301" w:author="Liam Pond, Mr" w:date="2026-09-16T14:36:00Z" w16du:dateUtc="2026-09-16T13:36:00Z">
                  <w:rPr/>
                </w:rPrChange>
              </w:rPr>
              <w:t>3%</w:t>
            </w:r>
          </w:p>
        </w:tc>
        <w:tc>
          <w:tcPr>
            <w:tcW w:w="0" w:type="auto"/>
            <w:vAlign w:val="center"/>
          </w:tcPr>
          <w:p w14:paraId="7C87185D" w14:textId="77777777" w:rsidR="008D5BC4" w:rsidRPr="00B80682" w:rsidRDefault="008D5BC4" w:rsidP="008D5BC4">
            <w:pPr>
              <w:pStyle w:val="Compact"/>
              <w:jc w:val="center"/>
              <w:rPr>
                <w:lang w:val="en-CA"/>
                <w:rPrChange w:id="302" w:author="Liam Pond, Mr" w:date="2026-09-16T14:36:00Z" w16du:dateUtc="2026-09-16T13:36:00Z">
                  <w:rPr/>
                </w:rPrChange>
              </w:rPr>
            </w:pPr>
            <w:r w:rsidRPr="00B80682">
              <w:rPr>
                <w:lang w:val="en-CA"/>
                <w:rPrChange w:id="303" w:author="Liam Pond, Mr" w:date="2026-09-16T14:36:00Z" w16du:dateUtc="2026-09-16T13:36:00Z">
                  <w:rPr/>
                </w:rPrChange>
              </w:rPr>
              <w:t>97%</w:t>
            </w:r>
          </w:p>
        </w:tc>
        <w:tc>
          <w:tcPr>
            <w:tcW w:w="0" w:type="auto"/>
            <w:vAlign w:val="center"/>
          </w:tcPr>
          <w:p w14:paraId="65BEB506" w14:textId="77777777" w:rsidR="008D5BC4" w:rsidRPr="00B80682" w:rsidRDefault="008D5BC4" w:rsidP="008D5BC4">
            <w:pPr>
              <w:pStyle w:val="Compact"/>
              <w:jc w:val="center"/>
              <w:rPr>
                <w:lang w:val="en-CA"/>
                <w:rPrChange w:id="304" w:author="Liam Pond, Mr" w:date="2026-09-16T14:36:00Z" w16du:dateUtc="2026-09-16T13:36:00Z">
                  <w:rPr/>
                </w:rPrChange>
              </w:rPr>
            </w:pPr>
            <w:r w:rsidRPr="00B80682">
              <w:rPr>
                <w:lang w:val="en-CA"/>
                <w:rPrChange w:id="305" w:author="Liam Pond, Mr" w:date="2026-09-16T14:36:00Z" w16du:dateUtc="2026-09-16T13:36:00Z">
                  <w:rPr/>
                </w:rPrChange>
              </w:rPr>
              <w:t>100%</w:t>
            </w:r>
          </w:p>
        </w:tc>
        <w:tc>
          <w:tcPr>
            <w:tcW w:w="0" w:type="auto"/>
            <w:vAlign w:val="center"/>
          </w:tcPr>
          <w:p w14:paraId="60339027" w14:textId="77777777" w:rsidR="008D5BC4" w:rsidRPr="00B80682" w:rsidRDefault="008D5BC4" w:rsidP="008D5BC4">
            <w:pPr>
              <w:pStyle w:val="Compact"/>
              <w:jc w:val="center"/>
              <w:rPr>
                <w:lang w:val="en-CA"/>
                <w:rPrChange w:id="306" w:author="Liam Pond, Mr" w:date="2026-09-16T14:36:00Z" w16du:dateUtc="2026-09-16T13:36:00Z">
                  <w:rPr/>
                </w:rPrChange>
              </w:rPr>
            </w:pPr>
            <w:r w:rsidRPr="00B80682">
              <w:rPr>
                <w:lang w:val="en-CA"/>
                <w:rPrChange w:id="307" w:author="Liam Pond, Mr" w:date="2026-09-16T14:36:00Z" w16du:dateUtc="2026-09-16T13:36:00Z">
                  <w:rPr/>
                </w:rPrChange>
              </w:rPr>
              <w:t>60%</w:t>
            </w:r>
          </w:p>
        </w:tc>
        <w:tc>
          <w:tcPr>
            <w:tcW w:w="0" w:type="auto"/>
            <w:vAlign w:val="center"/>
          </w:tcPr>
          <w:p w14:paraId="352E145E" w14:textId="77777777" w:rsidR="008D5BC4" w:rsidRPr="00B80682" w:rsidRDefault="008D5BC4" w:rsidP="008D5BC4">
            <w:pPr>
              <w:pStyle w:val="Compact"/>
              <w:jc w:val="center"/>
              <w:rPr>
                <w:lang w:val="en-CA"/>
                <w:rPrChange w:id="308" w:author="Liam Pond, Mr" w:date="2026-09-16T14:36:00Z" w16du:dateUtc="2026-09-16T13:36:00Z">
                  <w:rPr/>
                </w:rPrChange>
              </w:rPr>
            </w:pPr>
            <w:r w:rsidRPr="00B80682">
              <w:rPr>
                <w:lang w:val="en-CA"/>
                <w:rPrChange w:id="309" w:author="Liam Pond, Mr" w:date="2026-09-16T14:36:00Z" w16du:dateUtc="2026-09-16T13:36:00Z">
                  <w:rPr/>
                </w:rPrChange>
              </w:rPr>
              <w:t>73%</w:t>
            </w:r>
          </w:p>
        </w:tc>
      </w:tr>
      <w:tr w:rsidR="008D5BC4" w:rsidRPr="00B80682" w14:paraId="7BBE323C" w14:textId="77777777" w:rsidTr="008D5BC4">
        <w:tc>
          <w:tcPr>
            <w:tcW w:w="0" w:type="auto"/>
            <w:vMerge w:val="restart"/>
            <w:vAlign w:val="center"/>
          </w:tcPr>
          <w:p w14:paraId="2150F1A9" w14:textId="77777777" w:rsidR="008D5BC4" w:rsidRPr="009373F7" w:rsidRDefault="008D5BC4" w:rsidP="008D5BC4">
            <w:pPr>
              <w:pStyle w:val="Compact"/>
              <w:jc w:val="center"/>
              <w:rPr>
                <w:lang w:val="en-CA"/>
              </w:rPr>
            </w:pPr>
            <w:r w:rsidRPr="009373F7">
              <w:rPr>
                <w:b/>
                <w:bCs/>
                <w:lang w:val="en-CA"/>
              </w:rPr>
              <w:t>Gemini</w:t>
            </w:r>
          </w:p>
        </w:tc>
        <w:tc>
          <w:tcPr>
            <w:tcW w:w="0" w:type="auto"/>
            <w:vAlign w:val="center"/>
          </w:tcPr>
          <w:p w14:paraId="39539751" w14:textId="77777777" w:rsidR="008D5BC4" w:rsidRPr="009373F7" w:rsidRDefault="008D5BC4" w:rsidP="008D5BC4">
            <w:pPr>
              <w:pStyle w:val="Compact"/>
              <w:jc w:val="center"/>
              <w:rPr>
                <w:lang w:val="en-CA"/>
              </w:rPr>
            </w:pPr>
            <w:r w:rsidRPr="009373F7">
              <w:rPr>
                <w:lang w:val="en-CA"/>
              </w:rPr>
              <w:t>perfect</w:t>
            </w:r>
          </w:p>
        </w:tc>
        <w:tc>
          <w:tcPr>
            <w:tcW w:w="0" w:type="auto"/>
            <w:vAlign w:val="center"/>
          </w:tcPr>
          <w:p w14:paraId="56E0DDBC" w14:textId="77777777" w:rsidR="008D5BC4" w:rsidRPr="009373F7" w:rsidRDefault="008D5BC4" w:rsidP="008D5BC4">
            <w:pPr>
              <w:pStyle w:val="Compact"/>
              <w:jc w:val="center"/>
              <w:rPr>
                <w:lang w:val="en-CA"/>
              </w:rPr>
            </w:pPr>
            <w:r w:rsidRPr="009373F7">
              <w:rPr>
                <w:lang w:val="en-CA"/>
              </w:rPr>
              <w:t>27%</w:t>
            </w:r>
          </w:p>
        </w:tc>
        <w:tc>
          <w:tcPr>
            <w:tcW w:w="0" w:type="auto"/>
            <w:vAlign w:val="center"/>
          </w:tcPr>
          <w:p w14:paraId="0BA750F0" w14:textId="77777777" w:rsidR="008D5BC4" w:rsidRPr="009373F7" w:rsidRDefault="008D5BC4" w:rsidP="008D5BC4">
            <w:pPr>
              <w:pStyle w:val="Compact"/>
              <w:jc w:val="center"/>
              <w:rPr>
                <w:lang w:val="en-CA"/>
              </w:rPr>
            </w:pPr>
            <w:r w:rsidRPr="009373F7">
              <w:rPr>
                <w:lang w:val="en-CA"/>
              </w:rPr>
              <w:t>83%</w:t>
            </w:r>
          </w:p>
        </w:tc>
        <w:tc>
          <w:tcPr>
            <w:tcW w:w="0" w:type="auto"/>
            <w:vAlign w:val="center"/>
          </w:tcPr>
          <w:p w14:paraId="2CD8C049" w14:textId="77777777" w:rsidR="008D5BC4" w:rsidRPr="009373F7" w:rsidRDefault="008D5BC4" w:rsidP="008D5BC4">
            <w:pPr>
              <w:pStyle w:val="Compact"/>
              <w:jc w:val="center"/>
              <w:rPr>
                <w:lang w:val="en-CA"/>
              </w:rPr>
            </w:pPr>
            <w:r w:rsidRPr="009373F7">
              <w:rPr>
                <w:lang w:val="en-CA"/>
              </w:rPr>
              <w:t>20%</w:t>
            </w:r>
          </w:p>
        </w:tc>
        <w:tc>
          <w:tcPr>
            <w:tcW w:w="0" w:type="auto"/>
            <w:vAlign w:val="center"/>
          </w:tcPr>
          <w:p w14:paraId="125573BC" w14:textId="77777777" w:rsidR="008D5BC4" w:rsidRPr="009373F7" w:rsidRDefault="008D5BC4" w:rsidP="008D5BC4">
            <w:pPr>
              <w:pStyle w:val="Compact"/>
              <w:jc w:val="center"/>
              <w:rPr>
                <w:lang w:val="en-CA"/>
              </w:rPr>
            </w:pPr>
            <w:r w:rsidRPr="009373F7">
              <w:rPr>
                <w:lang w:val="en-CA"/>
              </w:rPr>
              <w:t>0%</w:t>
            </w:r>
          </w:p>
        </w:tc>
        <w:tc>
          <w:tcPr>
            <w:tcW w:w="0" w:type="auto"/>
            <w:vAlign w:val="center"/>
          </w:tcPr>
          <w:p w14:paraId="7345A426" w14:textId="77777777" w:rsidR="008D5BC4" w:rsidRPr="009373F7" w:rsidRDefault="008D5BC4" w:rsidP="008D5BC4">
            <w:pPr>
              <w:pStyle w:val="Compact"/>
              <w:jc w:val="center"/>
              <w:rPr>
                <w:lang w:val="en-CA"/>
              </w:rPr>
            </w:pPr>
            <w:r w:rsidRPr="009373F7">
              <w:rPr>
                <w:lang w:val="en-CA"/>
              </w:rPr>
              <w:t>30%</w:t>
            </w:r>
          </w:p>
        </w:tc>
        <w:tc>
          <w:tcPr>
            <w:tcW w:w="0" w:type="auto"/>
            <w:vAlign w:val="center"/>
          </w:tcPr>
          <w:p w14:paraId="51B73021" w14:textId="77777777" w:rsidR="008D5BC4" w:rsidRPr="009373F7" w:rsidRDefault="008D5BC4" w:rsidP="008D5BC4">
            <w:pPr>
              <w:pStyle w:val="Compact"/>
              <w:jc w:val="center"/>
              <w:rPr>
                <w:lang w:val="en-CA"/>
              </w:rPr>
            </w:pPr>
            <w:r w:rsidRPr="009373F7">
              <w:rPr>
                <w:lang w:val="en-CA"/>
              </w:rPr>
              <w:t>0%</w:t>
            </w:r>
          </w:p>
        </w:tc>
      </w:tr>
      <w:tr w:rsidR="008D5BC4" w:rsidRPr="00B80682" w14:paraId="4B5E05B5" w14:textId="77777777" w:rsidTr="008D5BC4">
        <w:tc>
          <w:tcPr>
            <w:tcW w:w="0" w:type="auto"/>
            <w:vMerge/>
            <w:vAlign w:val="center"/>
          </w:tcPr>
          <w:p w14:paraId="4A9A163E" w14:textId="77777777" w:rsidR="008D5BC4" w:rsidRPr="00B80682" w:rsidRDefault="008D5BC4" w:rsidP="008D5BC4">
            <w:pPr>
              <w:pStyle w:val="Compact"/>
              <w:jc w:val="center"/>
              <w:rPr>
                <w:lang w:val="en-CA"/>
                <w:rPrChange w:id="310" w:author="Liam Pond, Mr" w:date="2026-09-16T14:36:00Z" w16du:dateUtc="2026-09-16T13:36:00Z">
                  <w:rPr/>
                </w:rPrChange>
              </w:rPr>
            </w:pPr>
          </w:p>
        </w:tc>
        <w:tc>
          <w:tcPr>
            <w:tcW w:w="0" w:type="auto"/>
            <w:vAlign w:val="center"/>
          </w:tcPr>
          <w:p w14:paraId="14541853" w14:textId="77777777" w:rsidR="008D5BC4" w:rsidRPr="00B80682" w:rsidRDefault="008D5BC4" w:rsidP="008D5BC4">
            <w:pPr>
              <w:pStyle w:val="Compact"/>
              <w:jc w:val="center"/>
              <w:rPr>
                <w:lang w:val="en-CA"/>
                <w:rPrChange w:id="311" w:author="Liam Pond, Mr" w:date="2026-09-16T14:36:00Z" w16du:dateUtc="2026-09-16T13:36:00Z">
                  <w:rPr/>
                </w:rPrChange>
              </w:rPr>
            </w:pPr>
            <w:r w:rsidRPr="00B80682">
              <w:rPr>
                <w:lang w:val="en-CA"/>
                <w:rPrChange w:id="312" w:author="Liam Pond, Mr" w:date="2026-09-16T14:36:00Z" w16du:dateUtc="2026-09-16T13:36:00Z">
                  <w:rPr/>
                </w:rPrChange>
              </w:rPr>
              <w:t>low</w:t>
            </w:r>
          </w:p>
        </w:tc>
        <w:tc>
          <w:tcPr>
            <w:tcW w:w="0" w:type="auto"/>
            <w:vAlign w:val="center"/>
          </w:tcPr>
          <w:p w14:paraId="7935ECC9" w14:textId="77777777" w:rsidR="008D5BC4" w:rsidRPr="00B80682" w:rsidRDefault="008D5BC4" w:rsidP="008D5BC4">
            <w:pPr>
              <w:pStyle w:val="Compact"/>
              <w:jc w:val="center"/>
              <w:rPr>
                <w:lang w:val="en-CA"/>
                <w:rPrChange w:id="313" w:author="Liam Pond, Mr" w:date="2026-09-16T14:36:00Z" w16du:dateUtc="2026-09-16T13:36:00Z">
                  <w:rPr/>
                </w:rPrChange>
              </w:rPr>
            </w:pPr>
            <w:r w:rsidRPr="00B80682">
              <w:rPr>
                <w:lang w:val="en-CA"/>
                <w:rPrChange w:id="314" w:author="Liam Pond, Mr" w:date="2026-09-16T14:36:00Z" w16du:dateUtc="2026-09-16T13:36:00Z">
                  <w:rPr/>
                </w:rPrChange>
              </w:rPr>
              <w:t>20%</w:t>
            </w:r>
          </w:p>
        </w:tc>
        <w:tc>
          <w:tcPr>
            <w:tcW w:w="0" w:type="auto"/>
            <w:vAlign w:val="center"/>
          </w:tcPr>
          <w:p w14:paraId="24C9C38C" w14:textId="77777777" w:rsidR="008D5BC4" w:rsidRPr="00B80682" w:rsidRDefault="008D5BC4" w:rsidP="008D5BC4">
            <w:pPr>
              <w:pStyle w:val="Compact"/>
              <w:jc w:val="center"/>
              <w:rPr>
                <w:lang w:val="en-CA"/>
                <w:rPrChange w:id="315" w:author="Liam Pond, Mr" w:date="2026-09-16T14:36:00Z" w16du:dateUtc="2026-09-16T13:36:00Z">
                  <w:rPr/>
                </w:rPrChange>
              </w:rPr>
            </w:pPr>
            <w:r w:rsidRPr="00B80682">
              <w:rPr>
                <w:lang w:val="en-CA"/>
                <w:rPrChange w:id="316" w:author="Liam Pond, Mr" w:date="2026-09-16T14:36:00Z" w16du:dateUtc="2026-09-16T13:36:00Z">
                  <w:rPr/>
                </w:rPrChange>
              </w:rPr>
              <w:t>17%</w:t>
            </w:r>
          </w:p>
        </w:tc>
        <w:tc>
          <w:tcPr>
            <w:tcW w:w="0" w:type="auto"/>
            <w:vAlign w:val="center"/>
          </w:tcPr>
          <w:p w14:paraId="6B5F9452" w14:textId="77777777" w:rsidR="008D5BC4" w:rsidRPr="00B80682" w:rsidRDefault="008D5BC4" w:rsidP="008D5BC4">
            <w:pPr>
              <w:pStyle w:val="Compact"/>
              <w:jc w:val="center"/>
              <w:rPr>
                <w:lang w:val="en-CA"/>
                <w:rPrChange w:id="317" w:author="Liam Pond, Mr" w:date="2026-09-16T14:36:00Z" w16du:dateUtc="2026-09-16T13:36:00Z">
                  <w:rPr/>
                </w:rPrChange>
              </w:rPr>
            </w:pPr>
            <w:r w:rsidRPr="00B80682">
              <w:rPr>
                <w:lang w:val="en-CA"/>
                <w:rPrChange w:id="318" w:author="Liam Pond, Mr" w:date="2026-09-16T14:36:00Z" w16du:dateUtc="2026-09-16T13:36:00Z">
                  <w:rPr/>
                </w:rPrChange>
              </w:rPr>
              <w:t>40%</w:t>
            </w:r>
          </w:p>
        </w:tc>
        <w:tc>
          <w:tcPr>
            <w:tcW w:w="0" w:type="auto"/>
            <w:vAlign w:val="center"/>
          </w:tcPr>
          <w:p w14:paraId="4CC9EC0C" w14:textId="77777777" w:rsidR="008D5BC4" w:rsidRPr="00B80682" w:rsidRDefault="008D5BC4" w:rsidP="008D5BC4">
            <w:pPr>
              <w:pStyle w:val="Compact"/>
              <w:jc w:val="center"/>
              <w:rPr>
                <w:lang w:val="en-CA"/>
                <w:rPrChange w:id="319" w:author="Liam Pond, Mr" w:date="2026-09-16T14:36:00Z" w16du:dateUtc="2026-09-16T13:36:00Z">
                  <w:rPr/>
                </w:rPrChange>
              </w:rPr>
            </w:pPr>
            <w:r w:rsidRPr="00B80682">
              <w:rPr>
                <w:lang w:val="en-CA"/>
                <w:rPrChange w:id="320" w:author="Liam Pond, Mr" w:date="2026-09-16T14:36:00Z" w16du:dateUtc="2026-09-16T13:36:00Z">
                  <w:rPr/>
                </w:rPrChange>
              </w:rPr>
              <w:t>0%</w:t>
            </w:r>
          </w:p>
        </w:tc>
        <w:tc>
          <w:tcPr>
            <w:tcW w:w="0" w:type="auto"/>
            <w:vAlign w:val="center"/>
          </w:tcPr>
          <w:p w14:paraId="79717587" w14:textId="77777777" w:rsidR="008D5BC4" w:rsidRPr="00B80682" w:rsidRDefault="008D5BC4" w:rsidP="008D5BC4">
            <w:pPr>
              <w:pStyle w:val="Compact"/>
              <w:jc w:val="center"/>
              <w:rPr>
                <w:lang w:val="en-CA"/>
                <w:rPrChange w:id="321" w:author="Liam Pond, Mr" w:date="2026-09-16T14:36:00Z" w16du:dateUtc="2026-09-16T13:36:00Z">
                  <w:rPr/>
                </w:rPrChange>
              </w:rPr>
            </w:pPr>
            <w:r w:rsidRPr="00B80682">
              <w:rPr>
                <w:lang w:val="en-CA"/>
                <w:rPrChange w:id="322" w:author="Liam Pond, Mr" w:date="2026-09-16T14:36:00Z" w16du:dateUtc="2026-09-16T13:36:00Z">
                  <w:rPr/>
                </w:rPrChange>
              </w:rPr>
              <w:t>13%</w:t>
            </w:r>
          </w:p>
        </w:tc>
        <w:tc>
          <w:tcPr>
            <w:tcW w:w="0" w:type="auto"/>
            <w:vAlign w:val="center"/>
          </w:tcPr>
          <w:p w14:paraId="10B6AED6" w14:textId="77777777" w:rsidR="008D5BC4" w:rsidRPr="00B80682" w:rsidRDefault="008D5BC4" w:rsidP="008D5BC4">
            <w:pPr>
              <w:pStyle w:val="Compact"/>
              <w:jc w:val="center"/>
              <w:rPr>
                <w:lang w:val="en-CA"/>
                <w:rPrChange w:id="323" w:author="Liam Pond, Mr" w:date="2026-09-16T14:36:00Z" w16du:dateUtc="2026-09-16T13:36:00Z">
                  <w:rPr/>
                </w:rPrChange>
              </w:rPr>
            </w:pPr>
            <w:r w:rsidRPr="00B80682">
              <w:rPr>
                <w:lang w:val="en-CA"/>
                <w:rPrChange w:id="324" w:author="Liam Pond, Mr" w:date="2026-09-16T14:36:00Z" w16du:dateUtc="2026-09-16T13:36:00Z">
                  <w:rPr/>
                </w:rPrChange>
              </w:rPr>
              <w:t>30%</w:t>
            </w:r>
          </w:p>
        </w:tc>
      </w:tr>
      <w:tr w:rsidR="008D5BC4" w:rsidRPr="00B80682" w14:paraId="0CDBD1BC" w14:textId="77777777" w:rsidTr="008D5BC4">
        <w:tc>
          <w:tcPr>
            <w:tcW w:w="0" w:type="auto"/>
            <w:vMerge/>
            <w:vAlign w:val="center"/>
          </w:tcPr>
          <w:p w14:paraId="710DD2E8" w14:textId="77777777" w:rsidR="008D5BC4" w:rsidRPr="00B80682" w:rsidRDefault="008D5BC4" w:rsidP="008D5BC4">
            <w:pPr>
              <w:pStyle w:val="Compact"/>
              <w:jc w:val="center"/>
              <w:rPr>
                <w:lang w:val="en-CA"/>
                <w:rPrChange w:id="325" w:author="Liam Pond, Mr" w:date="2026-09-16T14:36:00Z" w16du:dateUtc="2026-09-16T13:36:00Z">
                  <w:rPr/>
                </w:rPrChange>
              </w:rPr>
            </w:pPr>
          </w:p>
        </w:tc>
        <w:tc>
          <w:tcPr>
            <w:tcW w:w="0" w:type="auto"/>
            <w:vAlign w:val="center"/>
          </w:tcPr>
          <w:p w14:paraId="3A610C89" w14:textId="77777777" w:rsidR="008D5BC4" w:rsidRPr="00B80682" w:rsidRDefault="008D5BC4" w:rsidP="008D5BC4">
            <w:pPr>
              <w:pStyle w:val="Compact"/>
              <w:jc w:val="center"/>
              <w:rPr>
                <w:lang w:val="en-CA"/>
                <w:rPrChange w:id="326" w:author="Liam Pond, Mr" w:date="2026-09-16T14:36:00Z" w16du:dateUtc="2026-09-16T13:36:00Z">
                  <w:rPr/>
                </w:rPrChange>
              </w:rPr>
            </w:pPr>
            <w:r w:rsidRPr="00B80682">
              <w:rPr>
                <w:lang w:val="en-CA"/>
                <w:rPrChange w:id="327" w:author="Liam Pond, Mr" w:date="2026-09-16T14:36:00Z" w16du:dateUtc="2026-09-16T13:36:00Z">
                  <w:rPr/>
                </w:rPrChange>
              </w:rPr>
              <w:t>moderate</w:t>
            </w:r>
          </w:p>
        </w:tc>
        <w:tc>
          <w:tcPr>
            <w:tcW w:w="0" w:type="auto"/>
            <w:vAlign w:val="center"/>
          </w:tcPr>
          <w:p w14:paraId="382AC028" w14:textId="77777777" w:rsidR="008D5BC4" w:rsidRPr="00B80682" w:rsidRDefault="008D5BC4" w:rsidP="008D5BC4">
            <w:pPr>
              <w:pStyle w:val="Compact"/>
              <w:jc w:val="center"/>
              <w:rPr>
                <w:lang w:val="en-CA"/>
                <w:rPrChange w:id="328" w:author="Liam Pond, Mr" w:date="2026-09-16T14:36:00Z" w16du:dateUtc="2026-09-16T13:36:00Z">
                  <w:rPr/>
                </w:rPrChange>
              </w:rPr>
            </w:pPr>
            <w:r w:rsidRPr="00B80682">
              <w:rPr>
                <w:lang w:val="en-CA"/>
                <w:rPrChange w:id="329" w:author="Liam Pond, Mr" w:date="2026-09-16T14:36:00Z" w16du:dateUtc="2026-09-16T13:36:00Z">
                  <w:rPr/>
                </w:rPrChange>
              </w:rPr>
              <w:t>30%</w:t>
            </w:r>
          </w:p>
        </w:tc>
        <w:tc>
          <w:tcPr>
            <w:tcW w:w="0" w:type="auto"/>
            <w:vAlign w:val="center"/>
          </w:tcPr>
          <w:p w14:paraId="5B1A96F2" w14:textId="77777777" w:rsidR="008D5BC4" w:rsidRPr="00B80682" w:rsidRDefault="008D5BC4" w:rsidP="008D5BC4">
            <w:pPr>
              <w:pStyle w:val="Compact"/>
              <w:jc w:val="center"/>
              <w:rPr>
                <w:lang w:val="en-CA"/>
                <w:rPrChange w:id="330" w:author="Liam Pond, Mr" w:date="2026-09-16T14:36:00Z" w16du:dateUtc="2026-09-16T13:36:00Z">
                  <w:rPr/>
                </w:rPrChange>
              </w:rPr>
            </w:pPr>
            <w:r w:rsidRPr="00B80682">
              <w:rPr>
                <w:lang w:val="en-CA"/>
                <w:rPrChange w:id="331" w:author="Liam Pond, Mr" w:date="2026-09-16T14:36:00Z" w16du:dateUtc="2026-09-16T13:36:00Z">
                  <w:rPr/>
                </w:rPrChange>
              </w:rPr>
              <w:t>0%</w:t>
            </w:r>
          </w:p>
        </w:tc>
        <w:tc>
          <w:tcPr>
            <w:tcW w:w="0" w:type="auto"/>
            <w:vAlign w:val="center"/>
          </w:tcPr>
          <w:p w14:paraId="261DA8A5" w14:textId="77777777" w:rsidR="008D5BC4" w:rsidRPr="00B80682" w:rsidRDefault="008D5BC4" w:rsidP="008D5BC4">
            <w:pPr>
              <w:pStyle w:val="Compact"/>
              <w:jc w:val="center"/>
              <w:rPr>
                <w:lang w:val="en-CA"/>
                <w:rPrChange w:id="332" w:author="Liam Pond, Mr" w:date="2026-09-16T14:36:00Z" w16du:dateUtc="2026-09-16T13:36:00Z">
                  <w:rPr/>
                </w:rPrChange>
              </w:rPr>
            </w:pPr>
            <w:r w:rsidRPr="00B80682">
              <w:rPr>
                <w:lang w:val="en-CA"/>
                <w:rPrChange w:id="333" w:author="Liam Pond, Mr" w:date="2026-09-16T14:36:00Z" w16du:dateUtc="2026-09-16T13:36:00Z">
                  <w:rPr/>
                </w:rPrChange>
              </w:rPr>
              <w:t>37%</w:t>
            </w:r>
          </w:p>
        </w:tc>
        <w:tc>
          <w:tcPr>
            <w:tcW w:w="0" w:type="auto"/>
            <w:vAlign w:val="center"/>
          </w:tcPr>
          <w:p w14:paraId="5ADB768A" w14:textId="77777777" w:rsidR="008D5BC4" w:rsidRPr="00B80682" w:rsidRDefault="008D5BC4" w:rsidP="008D5BC4">
            <w:pPr>
              <w:pStyle w:val="Compact"/>
              <w:jc w:val="center"/>
              <w:rPr>
                <w:lang w:val="en-CA"/>
                <w:rPrChange w:id="334" w:author="Liam Pond, Mr" w:date="2026-09-16T14:36:00Z" w16du:dateUtc="2026-09-16T13:36:00Z">
                  <w:rPr/>
                </w:rPrChange>
              </w:rPr>
            </w:pPr>
            <w:r w:rsidRPr="00B80682">
              <w:rPr>
                <w:lang w:val="en-CA"/>
                <w:rPrChange w:id="335" w:author="Liam Pond, Mr" w:date="2026-09-16T14:36:00Z" w16du:dateUtc="2026-09-16T13:36:00Z">
                  <w:rPr/>
                </w:rPrChange>
              </w:rPr>
              <w:t>27%</w:t>
            </w:r>
          </w:p>
        </w:tc>
        <w:tc>
          <w:tcPr>
            <w:tcW w:w="0" w:type="auto"/>
            <w:vAlign w:val="center"/>
          </w:tcPr>
          <w:p w14:paraId="305F799B" w14:textId="77777777" w:rsidR="008D5BC4" w:rsidRPr="00B80682" w:rsidRDefault="008D5BC4" w:rsidP="008D5BC4">
            <w:pPr>
              <w:pStyle w:val="Compact"/>
              <w:jc w:val="center"/>
              <w:rPr>
                <w:lang w:val="en-CA"/>
                <w:rPrChange w:id="336" w:author="Liam Pond, Mr" w:date="2026-09-16T14:36:00Z" w16du:dateUtc="2026-09-16T13:36:00Z">
                  <w:rPr/>
                </w:rPrChange>
              </w:rPr>
            </w:pPr>
            <w:r w:rsidRPr="00B80682">
              <w:rPr>
                <w:lang w:val="en-CA"/>
                <w:rPrChange w:id="337" w:author="Liam Pond, Mr" w:date="2026-09-16T14:36:00Z" w16du:dateUtc="2026-09-16T13:36:00Z">
                  <w:rPr/>
                </w:rPrChange>
              </w:rPr>
              <w:t>43%</w:t>
            </w:r>
          </w:p>
        </w:tc>
        <w:tc>
          <w:tcPr>
            <w:tcW w:w="0" w:type="auto"/>
            <w:vAlign w:val="center"/>
          </w:tcPr>
          <w:p w14:paraId="59C8F13F" w14:textId="77777777" w:rsidR="008D5BC4" w:rsidRPr="00B80682" w:rsidRDefault="008D5BC4" w:rsidP="008D5BC4">
            <w:pPr>
              <w:pStyle w:val="Compact"/>
              <w:jc w:val="center"/>
              <w:rPr>
                <w:lang w:val="en-CA"/>
                <w:rPrChange w:id="338" w:author="Liam Pond, Mr" w:date="2026-09-16T14:36:00Z" w16du:dateUtc="2026-09-16T13:36:00Z">
                  <w:rPr/>
                </w:rPrChange>
              </w:rPr>
            </w:pPr>
            <w:r w:rsidRPr="00B80682">
              <w:rPr>
                <w:lang w:val="en-CA"/>
                <w:rPrChange w:id="339" w:author="Liam Pond, Mr" w:date="2026-09-16T14:36:00Z" w16du:dateUtc="2026-09-16T13:36:00Z">
                  <w:rPr/>
                </w:rPrChange>
              </w:rPr>
              <w:t>43%</w:t>
            </w:r>
          </w:p>
        </w:tc>
      </w:tr>
      <w:tr w:rsidR="008D5BC4" w:rsidRPr="00B80682" w14:paraId="31A19E5B" w14:textId="77777777" w:rsidTr="008D5BC4">
        <w:tc>
          <w:tcPr>
            <w:tcW w:w="0" w:type="auto"/>
            <w:vMerge/>
            <w:vAlign w:val="center"/>
          </w:tcPr>
          <w:p w14:paraId="6809D696" w14:textId="77777777" w:rsidR="008D5BC4" w:rsidRPr="00B80682" w:rsidRDefault="008D5BC4" w:rsidP="008D5BC4">
            <w:pPr>
              <w:pStyle w:val="Compact"/>
              <w:jc w:val="center"/>
              <w:rPr>
                <w:lang w:val="en-CA"/>
                <w:rPrChange w:id="340" w:author="Liam Pond, Mr" w:date="2026-09-16T14:36:00Z" w16du:dateUtc="2026-09-16T13:36:00Z">
                  <w:rPr/>
                </w:rPrChange>
              </w:rPr>
            </w:pPr>
          </w:p>
        </w:tc>
        <w:tc>
          <w:tcPr>
            <w:tcW w:w="0" w:type="auto"/>
            <w:vAlign w:val="center"/>
          </w:tcPr>
          <w:p w14:paraId="5C7A28A9" w14:textId="77777777" w:rsidR="008D5BC4" w:rsidRPr="00B80682" w:rsidRDefault="008D5BC4" w:rsidP="008D5BC4">
            <w:pPr>
              <w:pStyle w:val="Compact"/>
              <w:jc w:val="center"/>
              <w:rPr>
                <w:lang w:val="en-CA"/>
                <w:rPrChange w:id="341" w:author="Liam Pond, Mr" w:date="2026-09-16T14:36:00Z" w16du:dateUtc="2026-09-16T13:36:00Z">
                  <w:rPr/>
                </w:rPrChange>
              </w:rPr>
            </w:pPr>
            <w:r w:rsidRPr="00B80682">
              <w:rPr>
                <w:lang w:val="en-CA"/>
                <w:rPrChange w:id="342" w:author="Liam Pond, Mr" w:date="2026-09-16T14:36:00Z" w16du:dateUtc="2026-09-16T13:36:00Z">
                  <w:rPr/>
                </w:rPrChange>
              </w:rPr>
              <w:t>high</w:t>
            </w:r>
          </w:p>
        </w:tc>
        <w:tc>
          <w:tcPr>
            <w:tcW w:w="0" w:type="auto"/>
            <w:vAlign w:val="center"/>
          </w:tcPr>
          <w:p w14:paraId="5576B203" w14:textId="77777777" w:rsidR="008D5BC4" w:rsidRPr="00B80682" w:rsidRDefault="008D5BC4" w:rsidP="008D5BC4">
            <w:pPr>
              <w:pStyle w:val="Compact"/>
              <w:jc w:val="center"/>
              <w:rPr>
                <w:lang w:val="en-CA"/>
                <w:rPrChange w:id="343" w:author="Liam Pond, Mr" w:date="2026-09-16T14:36:00Z" w16du:dateUtc="2026-09-16T13:36:00Z">
                  <w:rPr/>
                </w:rPrChange>
              </w:rPr>
            </w:pPr>
            <w:r w:rsidRPr="00B80682">
              <w:rPr>
                <w:lang w:val="en-CA"/>
                <w:rPrChange w:id="344" w:author="Liam Pond, Mr" w:date="2026-09-16T14:36:00Z" w16du:dateUtc="2026-09-16T13:36:00Z">
                  <w:rPr/>
                </w:rPrChange>
              </w:rPr>
              <w:t>23%</w:t>
            </w:r>
          </w:p>
        </w:tc>
        <w:tc>
          <w:tcPr>
            <w:tcW w:w="0" w:type="auto"/>
            <w:vAlign w:val="center"/>
          </w:tcPr>
          <w:p w14:paraId="4597F608" w14:textId="77777777" w:rsidR="008D5BC4" w:rsidRPr="00B80682" w:rsidRDefault="008D5BC4" w:rsidP="008D5BC4">
            <w:pPr>
              <w:pStyle w:val="Compact"/>
              <w:jc w:val="center"/>
              <w:rPr>
                <w:lang w:val="en-CA"/>
                <w:rPrChange w:id="345" w:author="Liam Pond, Mr" w:date="2026-09-16T14:36:00Z" w16du:dateUtc="2026-09-16T13:36:00Z">
                  <w:rPr/>
                </w:rPrChange>
              </w:rPr>
            </w:pPr>
            <w:r w:rsidRPr="00B80682">
              <w:rPr>
                <w:lang w:val="en-CA"/>
                <w:rPrChange w:id="346" w:author="Liam Pond, Mr" w:date="2026-09-16T14:36:00Z" w16du:dateUtc="2026-09-16T13:36:00Z">
                  <w:rPr/>
                </w:rPrChange>
              </w:rPr>
              <w:t>0%</w:t>
            </w:r>
          </w:p>
        </w:tc>
        <w:tc>
          <w:tcPr>
            <w:tcW w:w="0" w:type="auto"/>
            <w:vAlign w:val="center"/>
          </w:tcPr>
          <w:p w14:paraId="71C65BAF" w14:textId="77777777" w:rsidR="008D5BC4" w:rsidRPr="00B80682" w:rsidRDefault="008D5BC4" w:rsidP="008D5BC4">
            <w:pPr>
              <w:pStyle w:val="Compact"/>
              <w:jc w:val="center"/>
              <w:rPr>
                <w:lang w:val="en-CA"/>
                <w:rPrChange w:id="347" w:author="Liam Pond, Mr" w:date="2026-09-16T14:36:00Z" w16du:dateUtc="2026-09-16T13:36:00Z">
                  <w:rPr/>
                </w:rPrChange>
              </w:rPr>
            </w:pPr>
            <w:r w:rsidRPr="00B80682">
              <w:rPr>
                <w:lang w:val="en-CA"/>
                <w:rPrChange w:id="348" w:author="Liam Pond, Mr" w:date="2026-09-16T14:36:00Z" w16du:dateUtc="2026-09-16T13:36:00Z">
                  <w:rPr/>
                </w:rPrChange>
              </w:rPr>
              <w:t>3%</w:t>
            </w:r>
          </w:p>
        </w:tc>
        <w:tc>
          <w:tcPr>
            <w:tcW w:w="0" w:type="auto"/>
            <w:vAlign w:val="center"/>
          </w:tcPr>
          <w:p w14:paraId="61B82D0D" w14:textId="77777777" w:rsidR="008D5BC4" w:rsidRPr="00B80682" w:rsidRDefault="008D5BC4" w:rsidP="008D5BC4">
            <w:pPr>
              <w:pStyle w:val="Compact"/>
              <w:jc w:val="center"/>
              <w:rPr>
                <w:lang w:val="en-CA"/>
                <w:rPrChange w:id="349" w:author="Liam Pond, Mr" w:date="2026-09-16T14:36:00Z" w16du:dateUtc="2026-09-16T13:36:00Z">
                  <w:rPr/>
                </w:rPrChange>
              </w:rPr>
            </w:pPr>
            <w:r w:rsidRPr="00B80682">
              <w:rPr>
                <w:lang w:val="en-CA"/>
                <w:rPrChange w:id="350" w:author="Liam Pond, Mr" w:date="2026-09-16T14:36:00Z" w16du:dateUtc="2026-09-16T13:36:00Z">
                  <w:rPr/>
                </w:rPrChange>
              </w:rPr>
              <w:t>73%</w:t>
            </w:r>
          </w:p>
        </w:tc>
        <w:tc>
          <w:tcPr>
            <w:tcW w:w="0" w:type="auto"/>
            <w:vAlign w:val="center"/>
          </w:tcPr>
          <w:p w14:paraId="71A53BE3" w14:textId="77777777" w:rsidR="008D5BC4" w:rsidRPr="00B80682" w:rsidRDefault="008D5BC4" w:rsidP="008D5BC4">
            <w:pPr>
              <w:pStyle w:val="Compact"/>
              <w:jc w:val="center"/>
              <w:rPr>
                <w:lang w:val="en-CA"/>
                <w:rPrChange w:id="351" w:author="Liam Pond, Mr" w:date="2026-09-16T14:36:00Z" w16du:dateUtc="2026-09-16T13:36:00Z">
                  <w:rPr/>
                </w:rPrChange>
              </w:rPr>
            </w:pPr>
            <w:r w:rsidRPr="00B80682">
              <w:rPr>
                <w:lang w:val="en-CA"/>
                <w:rPrChange w:id="352" w:author="Liam Pond, Mr" w:date="2026-09-16T14:36:00Z" w16du:dateUtc="2026-09-16T13:36:00Z">
                  <w:rPr/>
                </w:rPrChange>
              </w:rPr>
              <w:t>13%</w:t>
            </w:r>
          </w:p>
        </w:tc>
        <w:tc>
          <w:tcPr>
            <w:tcW w:w="0" w:type="auto"/>
            <w:vAlign w:val="center"/>
          </w:tcPr>
          <w:p w14:paraId="6AF77071" w14:textId="77777777" w:rsidR="008D5BC4" w:rsidRPr="00B80682" w:rsidRDefault="008D5BC4" w:rsidP="008D5BC4">
            <w:pPr>
              <w:pStyle w:val="Compact"/>
              <w:jc w:val="center"/>
              <w:rPr>
                <w:lang w:val="en-CA"/>
                <w:rPrChange w:id="353" w:author="Liam Pond, Mr" w:date="2026-09-16T14:36:00Z" w16du:dateUtc="2026-09-16T13:36:00Z">
                  <w:rPr/>
                </w:rPrChange>
              </w:rPr>
            </w:pPr>
            <w:r w:rsidRPr="00B80682">
              <w:rPr>
                <w:lang w:val="en-CA"/>
                <w:rPrChange w:id="354" w:author="Liam Pond, Mr" w:date="2026-09-16T14:36:00Z" w16du:dateUtc="2026-09-16T13:36:00Z">
                  <w:rPr/>
                </w:rPrChange>
              </w:rPr>
              <w:t>27%</w:t>
            </w:r>
          </w:p>
        </w:tc>
      </w:tr>
    </w:tbl>
    <w:p w14:paraId="2044D3EA" w14:textId="77777777" w:rsidR="00A86C91" w:rsidRPr="009373F7" w:rsidRDefault="00000000">
      <w:pPr>
        <w:pStyle w:val="BodyText"/>
        <w:rPr>
          <w:lang w:val="en-CA"/>
        </w:rPr>
      </w:pPr>
      <w:r w:rsidRPr="009373F7">
        <w:rPr>
          <w:lang w:val="en-CA"/>
        </w:rPr>
        <w:t>Example 3. Distribution profile by species (M2), raw corpus (n = 450).</w:t>
      </w:r>
      <w:commentRangeEnd w:id="219"/>
      <w:r w:rsidR="00422E3A" w:rsidRPr="00B80682">
        <w:rPr>
          <w:rStyle w:val="CommentReference"/>
          <w:sz w:val="24"/>
          <w:szCs w:val="24"/>
          <w:lang w:val="en-CA"/>
        </w:rPr>
        <w:commentReference w:id="219"/>
      </w:r>
    </w:p>
    <w:p w14:paraId="0B827D18" w14:textId="6BB45020" w:rsidR="00A86C91" w:rsidRPr="009373F7" w:rsidRDefault="00000000">
      <w:pPr>
        <w:pStyle w:val="BodyText"/>
        <w:rPr>
          <w:lang w:val="en-CA"/>
        </w:rPr>
      </w:pPr>
      <w:r w:rsidRPr="009373F7">
        <w:rPr>
          <w:lang w:val="en-CA"/>
        </w:rPr>
        <w:t xml:space="preserve">[2.6] The species difficulty ranking is consistent across the three models: </w:t>
      </w:r>
      <w:r w:rsidR="00A81A58" w:rsidRPr="009373F7">
        <w:rPr>
          <w:lang w:val="en-CA"/>
        </w:rPr>
        <w:t xml:space="preserve">the </w:t>
      </w:r>
      <w:r w:rsidRPr="009373F7">
        <w:rPr>
          <w:lang w:val="en-CA"/>
        </w:rPr>
        <w:t xml:space="preserve">first species is systematically the easiest, </w:t>
      </w:r>
      <w:r w:rsidR="00A81A58" w:rsidRPr="009373F7">
        <w:rPr>
          <w:lang w:val="en-CA"/>
        </w:rPr>
        <w:t xml:space="preserve">the </w:t>
      </w:r>
      <w:r w:rsidRPr="009373F7">
        <w:rPr>
          <w:lang w:val="en-CA"/>
        </w:rPr>
        <w:t>third species the hardest. At either end of this ordering, the models</w:t>
      </w:r>
      <w:r w:rsidR="00631897">
        <w:rPr>
          <w:lang w:val="en-CA"/>
        </w:rPr>
        <w:t>’</w:t>
      </w:r>
      <w:r w:rsidRPr="009373F7">
        <w:rPr>
          <w:lang w:val="en-CA"/>
        </w:rPr>
        <w:t xml:space="preserve"> profiles converge in shape. In </w:t>
      </w:r>
      <w:r w:rsidR="001374C5" w:rsidRPr="009373F7">
        <w:rPr>
          <w:lang w:val="en-CA"/>
        </w:rPr>
        <w:t xml:space="preserve">the </w:t>
      </w:r>
      <w:r w:rsidRPr="009373F7">
        <w:rPr>
          <w:lang w:val="en-CA"/>
        </w:rPr>
        <w:t>first species, the two lower tiers (perfect and low-violation runs together) account for the majority of each model</w:t>
      </w:r>
      <w:r w:rsidR="00631897">
        <w:rPr>
          <w:lang w:val="en-CA"/>
        </w:rPr>
        <w:t>’</w:t>
      </w:r>
      <w:r w:rsidRPr="009373F7">
        <w:rPr>
          <w:lang w:val="en-CA"/>
        </w:rPr>
        <w:t>s output, with Gemini reaching 100%, ChatGPT 66%, and Claude 63%. In third species, the pattern inverts: the high-violation tier dominates, capturing 80% of ChatGPT</w:t>
      </w:r>
      <w:r w:rsidR="00631897">
        <w:rPr>
          <w:lang w:val="en-CA"/>
        </w:rPr>
        <w:t>’</w:t>
      </w:r>
      <w:r w:rsidRPr="009373F7">
        <w:rPr>
          <w:lang w:val="en-CA"/>
        </w:rPr>
        <w:t>s runs, 73% of Gemini</w:t>
      </w:r>
      <w:r w:rsidR="00631897">
        <w:rPr>
          <w:lang w:val="en-CA"/>
        </w:rPr>
        <w:t>’</w:t>
      </w:r>
      <w:r w:rsidRPr="009373F7">
        <w:rPr>
          <w:lang w:val="en-CA"/>
        </w:rPr>
        <w:t>s, and 100% of Claude</w:t>
      </w:r>
      <w:r w:rsidR="00631897">
        <w:rPr>
          <w:lang w:val="en-CA"/>
        </w:rPr>
        <w:t>’</w:t>
      </w:r>
      <w:r w:rsidRPr="009373F7">
        <w:rPr>
          <w:lang w:val="en-CA"/>
        </w:rPr>
        <w:t>s. No model produces a single perfect run in third or fifth species. Claude</w:t>
      </w:r>
      <w:r w:rsidR="00631897">
        <w:rPr>
          <w:lang w:val="en-CA"/>
        </w:rPr>
        <w:t>’</w:t>
      </w:r>
      <w:r w:rsidRPr="009373F7">
        <w:rPr>
          <w:lang w:val="en-CA"/>
        </w:rPr>
        <w:t>s output collapses beyond first species: in second species, 97% of runs fall in the high-violation tier; in third species, 100%. Neither of the other two models exhibits this pattern.</w:t>
      </w:r>
    </w:p>
    <w:p w14:paraId="2805C754" w14:textId="70FB6D21" w:rsidR="00A86C91" w:rsidRPr="009373F7" w:rsidRDefault="00000000">
      <w:pPr>
        <w:pStyle w:val="BodyText"/>
        <w:rPr>
          <w:lang w:val="en-CA"/>
        </w:rPr>
      </w:pPr>
      <w:r w:rsidRPr="009373F7">
        <w:rPr>
          <w:lang w:val="en-CA"/>
        </w:rPr>
        <w:t>[2.7] One unexpected finding concerns ChatGPT</w:t>
      </w:r>
      <w:r w:rsidR="00631897">
        <w:rPr>
          <w:lang w:val="en-CA"/>
        </w:rPr>
        <w:t>’</w:t>
      </w:r>
      <w:r w:rsidRPr="009373F7">
        <w:rPr>
          <w:lang w:val="en-CA"/>
        </w:rPr>
        <w:t xml:space="preserve">s first species. Although this model achieves 53% perfect runs in first species, 7% of its </w:t>
      </w:r>
      <w:r w:rsidR="005F7E5A" w:rsidRPr="009373F7">
        <w:rPr>
          <w:lang w:val="en-CA"/>
        </w:rPr>
        <w:t>first species</w:t>
      </w:r>
      <w:r w:rsidRPr="009373F7">
        <w:rPr>
          <w:lang w:val="en-CA"/>
        </w:rPr>
        <w:t xml:space="preserve"> runs nonetheless fall in the high-violation tier, a category absent for Gemini (0%) and only marginally present for Claude (3%) at this level. These high-violation runs concentrate on cadential codes rather than on broadly distributed rule violations. When ChatGPT fails in first species, it fails at the cadence; when it succeeds, it produces a low-violation or flawless exercise.</w:t>
      </w:r>
    </w:p>
    <w:p w14:paraId="00BCB18B" w14:textId="77777777" w:rsidR="00A86C91" w:rsidRPr="009373F7" w:rsidRDefault="00000000">
      <w:pPr>
        <w:pStyle w:val="Heading3"/>
        <w:rPr>
          <w:lang w:val="en-CA"/>
        </w:rPr>
      </w:pPr>
      <w:bookmarkStart w:id="355" w:name="violation-category-profiles-m3"/>
      <w:bookmarkEnd w:id="171"/>
      <w:r w:rsidRPr="009373F7">
        <w:rPr>
          <w:lang w:val="en-CA"/>
        </w:rPr>
        <w:t>Violation Category Profiles (M3)</w:t>
      </w:r>
    </w:p>
    <w:tbl>
      <w:tblPr>
        <w:tblStyle w:val="TableGridLight"/>
        <w:tblW w:w="5166" w:type="pct"/>
        <w:tblLook w:val="0020" w:firstRow="1" w:lastRow="0" w:firstColumn="0" w:lastColumn="0" w:noHBand="0" w:noVBand="0"/>
      </w:tblPr>
      <w:tblGrid>
        <w:gridCol w:w="1218"/>
        <w:gridCol w:w="1551"/>
        <w:gridCol w:w="1448"/>
        <w:gridCol w:w="1973"/>
        <w:gridCol w:w="1324"/>
        <w:gridCol w:w="1057"/>
        <w:gridCol w:w="1095"/>
      </w:tblGrid>
      <w:tr w:rsidR="00A86C91" w:rsidRPr="00B80682" w14:paraId="180BA5C6" w14:textId="77777777" w:rsidTr="005F521B">
        <w:trPr>
          <w:trHeight w:val="798"/>
        </w:trPr>
        <w:tc>
          <w:tcPr>
            <w:tcW w:w="0" w:type="auto"/>
            <w:tcBorders>
              <w:top w:val="nil"/>
              <w:left w:val="nil"/>
            </w:tcBorders>
            <w:vAlign w:val="center"/>
          </w:tcPr>
          <w:p w14:paraId="61F3D4AC" w14:textId="77777777" w:rsidR="00A86C91" w:rsidRPr="009373F7" w:rsidRDefault="00A86C91" w:rsidP="008D5BC4">
            <w:pPr>
              <w:pStyle w:val="Compact"/>
              <w:jc w:val="center"/>
              <w:rPr>
                <w:lang w:val="en-CA"/>
              </w:rPr>
            </w:pPr>
          </w:p>
        </w:tc>
        <w:tc>
          <w:tcPr>
            <w:tcW w:w="0" w:type="auto"/>
            <w:vAlign w:val="center"/>
          </w:tcPr>
          <w:p w14:paraId="6232A6A5" w14:textId="77777777" w:rsidR="00A86C91" w:rsidRPr="009373F7" w:rsidRDefault="00000000" w:rsidP="008D5BC4">
            <w:pPr>
              <w:pStyle w:val="Compact"/>
              <w:jc w:val="center"/>
              <w:rPr>
                <w:lang w:val="en-CA"/>
              </w:rPr>
            </w:pPr>
            <w:r w:rsidRPr="009373F7">
              <w:rPr>
                <w:lang w:val="en-CA"/>
              </w:rPr>
              <w:t>Melodic contour</w:t>
            </w:r>
          </w:p>
        </w:tc>
        <w:tc>
          <w:tcPr>
            <w:tcW w:w="0" w:type="auto"/>
            <w:vAlign w:val="center"/>
          </w:tcPr>
          <w:p w14:paraId="4C2FFD47" w14:textId="77777777" w:rsidR="00A86C91" w:rsidRPr="009373F7" w:rsidRDefault="00000000" w:rsidP="008D5BC4">
            <w:pPr>
              <w:pStyle w:val="Compact"/>
              <w:jc w:val="center"/>
              <w:rPr>
                <w:lang w:val="en-CA"/>
              </w:rPr>
            </w:pPr>
            <w:r w:rsidRPr="009373F7">
              <w:rPr>
                <w:lang w:val="en-CA"/>
              </w:rPr>
              <w:t>Parallel motion</w:t>
            </w:r>
          </w:p>
        </w:tc>
        <w:tc>
          <w:tcPr>
            <w:tcW w:w="0" w:type="auto"/>
            <w:vAlign w:val="center"/>
          </w:tcPr>
          <w:p w14:paraId="681477DD" w14:textId="77777777" w:rsidR="00A86C91" w:rsidRPr="009373F7" w:rsidRDefault="00000000" w:rsidP="008D5BC4">
            <w:pPr>
              <w:pStyle w:val="Compact"/>
              <w:jc w:val="center"/>
              <w:rPr>
                <w:lang w:val="en-CA"/>
              </w:rPr>
            </w:pPr>
            <w:r w:rsidRPr="009373F7">
              <w:rPr>
                <w:lang w:val="en-CA"/>
              </w:rPr>
              <w:t>Dissonance treatment</w:t>
            </w:r>
          </w:p>
        </w:tc>
        <w:tc>
          <w:tcPr>
            <w:tcW w:w="685" w:type="pct"/>
            <w:vAlign w:val="center"/>
          </w:tcPr>
          <w:p w14:paraId="744748C7" w14:textId="77777777" w:rsidR="00A86C91" w:rsidRPr="009373F7" w:rsidRDefault="00000000" w:rsidP="008D5BC4">
            <w:pPr>
              <w:pStyle w:val="Compact"/>
              <w:jc w:val="center"/>
              <w:rPr>
                <w:lang w:val="en-CA"/>
              </w:rPr>
            </w:pPr>
            <w:r w:rsidRPr="009373F7">
              <w:rPr>
                <w:lang w:val="en-CA"/>
              </w:rPr>
              <w:t>Cadential</w:t>
            </w:r>
          </w:p>
        </w:tc>
        <w:tc>
          <w:tcPr>
            <w:tcW w:w="547" w:type="pct"/>
            <w:vAlign w:val="center"/>
          </w:tcPr>
          <w:p w14:paraId="6DBFDEEB" w14:textId="77777777" w:rsidR="00A86C91" w:rsidRPr="009373F7" w:rsidRDefault="00000000" w:rsidP="008D5BC4">
            <w:pPr>
              <w:pStyle w:val="Compact"/>
              <w:jc w:val="center"/>
              <w:rPr>
                <w:lang w:val="en-CA"/>
              </w:rPr>
            </w:pPr>
            <w:r w:rsidRPr="009373F7">
              <w:rPr>
                <w:lang w:val="en-CA"/>
              </w:rPr>
              <w:t>Other</w:t>
            </w:r>
          </w:p>
        </w:tc>
        <w:tc>
          <w:tcPr>
            <w:tcW w:w="0" w:type="auto"/>
            <w:vAlign w:val="center"/>
          </w:tcPr>
          <w:p w14:paraId="74D7DB79" w14:textId="77777777" w:rsidR="00A86C91" w:rsidRPr="009373F7" w:rsidRDefault="00000000" w:rsidP="008D5BC4">
            <w:pPr>
              <w:pStyle w:val="Compact"/>
              <w:jc w:val="center"/>
              <w:rPr>
                <w:lang w:val="en-CA"/>
              </w:rPr>
            </w:pPr>
            <w:r w:rsidRPr="009373F7">
              <w:rPr>
                <w:lang w:val="en-CA"/>
              </w:rPr>
              <w:t>Total (M1)</w:t>
            </w:r>
          </w:p>
        </w:tc>
      </w:tr>
      <w:tr w:rsidR="00A86C91" w:rsidRPr="00B80682" w14:paraId="4D0802F0" w14:textId="77777777" w:rsidTr="005F521B">
        <w:trPr>
          <w:trHeight w:val="813"/>
        </w:trPr>
        <w:tc>
          <w:tcPr>
            <w:tcW w:w="0" w:type="auto"/>
            <w:vAlign w:val="center"/>
          </w:tcPr>
          <w:p w14:paraId="11E3574D" w14:textId="77777777" w:rsidR="00A86C91" w:rsidRPr="009373F7" w:rsidRDefault="00000000" w:rsidP="008D5BC4">
            <w:pPr>
              <w:pStyle w:val="Compact"/>
              <w:jc w:val="center"/>
              <w:rPr>
                <w:lang w:val="en-CA"/>
              </w:rPr>
            </w:pPr>
            <w:r w:rsidRPr="009373F7">
              <w:rPr>
                <w:b/>
                <w:bCs/>
                <w:lang w:val="en-CA"/>
              </w:rPr>
              <w:t>ChatGPT</w:t>
            </w:r>
          </w:p>
        </w:tc>
        <w:tc>
          <w:tcPr>
            <w:tcW w:w="0" w:type="auto"/>
            <w:vAlign w:val="center"/>
          </w:tcPr>
          <w:p w14:paraId="5998EB8E" w14:textId="77777777" w:rsidR="00A86C91" w:rsidRPr="009373F7" w:rsidRDefault="00000000" w:rsidP="008D5BC4">
            <w:pPr>
              <w:pStyle w:val="Compact"/>
              <w:jc w:val="center"/>
              <w:rPr>
                <w:lang w:val="en-CA"/>
              </w:rPr>
            </w:pPr>
            <w:r w:rsidRPr="009373F7">
              <w:rPr>
                <w:lang w:val="en-CA"/>
              </w:rPr>
              <w:t>0.73 (18%)</w:t>
            </w:r>
          </w:p>
        </w:tc>
        <w:tc>
          <w:tcPr>
            <w:tcW w:w="0" w:type="auto"/>
            <w:vAlign w:val="center"/>
          </w:tcPr>
          <w:p w14:paraId="5A918478" w14:textId="77777777" w:rsidR="00A86C91" w:rsidRPr="009373F7" w:rsidRDefault="00000000" w:rsidP="008D5BC4">
            <w:pPr>
              <w:pStyle w:val="Compact"/>
              <w:jc w:val="center"/>
              <w:rPr>
                <w:lang w:val="en-CA"/>
              </w:rPr>
            </w:pPr>
            <w:r w:rsidRPr="009373F7">
              <w:rPr>
                <w:lang w:val="en-CA"/>
              </w:rPr>
              <w:t>0.40 (10%)</w:t>
            </w:r>
          </w:p>
        </w:tc>
        <w:tc>
          <w:tcPr>
            <w:tcW w:w="0" w:type="auto"/>
            <w:vAlign w:val="center"/>
          </w:tcPr>
          <w:p w14:paraId="1B93E04A" w14:textId="77777777" w:rsidR="00A86C91" w:rsidRPr="009373F7" w:rsidRDefault="00000000" w:rsidP="008D5BC4">
            <w:pPr>
              <w:pStyle w:val="Compact"/>
              <w:jc w:val="center"/>
              <w:rPr>
                <w:lang w:val="en-CA"/>
              </w:rPr>
            </w:pPr>
            <w:r w:rsidRPr="009373F7">
              <w:rPr>
                <w:lang w:val="en-CA"/>
              </w:rPr>
              <w:t>0.69 (17%)</w:t>
            </w:r>
          </w:p>
        </w:tc>
        <w:tc>
          <w:tcPr>
            <w:tcW w:w="685" w:type="pct"/>
            <w:vAlign w:val="center"/>
          </w:tcPr>
          <w:p w14:paraId="1310318E" w14:textId="77777777" w:rsidR="00A86C91" w:rsidRPr="009373F7" w:rsidRDefault="00000000" w:rsidP="008D5BC4">
            <w:pPr>
              <w:pStyle w:val="Compact"/>
              <w:jc w:val="center"/>
              <w:rPr>
                <w:lang w:val="en-CA"/>
              </w:rPr>
            </w:pPr>
            <w:r w:rsidRPr="009373F7">
              <w:rPr>
                <w:lang w:val="en-CA"/>
              </w:rPr>
              <w:t>0.88 (22%)</w:t>
            </w:r>
          </w:p>
        </w:tc>
        <w:tc>
          <w:tcPr>
            <w:tcW w:w="547" w:type="pct"/>
            <w:vAlign w:val="center"/>
          </w:tcPr>
          <w:p w14:paraId="6F49D0AD" w14:textId="77777777" w:rsidR="00A86C91" w:rsidRPr="009373F7" w:rsidRDefault="00000000" w:rsidP="008D5BC4">
            <w:pPr>
              <w:pStyle w:val="Compact"/>
              <w:jc w:val="center"/>
              <w:rPr>
                <w:lang w:val="en-CA"/>
              </w:rPr>
            </w:pPr>
            <w:r w:rsidRPr="009373F7">
              <w:rPr>
                <w:lang w:val="en-CA"/>
              </w:rPr>
              <w:t>1.28 (32%)</w:t>
            </w:r>
          </w:p>
        </w:tc>
        <w:tc>
          <w:tcPr>
            <w:tcW w:w="0" w:type="auto"/>
            <w:vAlign w:val="center"/>
          </w:tcPr>
          <w:p w14:paraId="7DD7709C" w14:textId="77777777" w:rsidR="00A86C91" w:rsidRPr="009373F7" w:rsidRDefault="00000000" w:rsidP="008D5BC4">
            <w:pPr>
              <w:pStyle w:val="Compact"/>
              <w:jc w:val="center"/>
              <w:rPr>
                <w:lang w:val="en-CA"/>
              </w:rPr>
            </w:pPr>
            <w:r w:rsidRPr="009373F7">
              <w:rPr>
                <w:lang w:val="en-CA"/>
              </w:rPr>
              <w:t>3.98</w:t>
            </w:r>
          </w:p>
        </w:tc>
      </w:tr>
      <w:tr w:rsidR="00A86C91" w:rsidRPr="00B80682" w14:paraId="4582E40A" w14:textId="77777777" w:rsidTr="005F521B">
        <w:trPr>
          <w:trHeight w:val="798"/>
        </w:trPr>
        <w:tc>
          <w:tcPr>
            <w:tcW w:w="0" w:type="auto"/>
            <w:vAlign w:val="center"/>
          </w:tcPr>
          <w:p w14:paraId="47658B2D" w14:textId="77777777" w:rsidR="00A86C91" w:rsidRPr="009373F7" w:rsidRDefault="00000000" w:rsidP="008D5BC4">
            <w:pPr>
              <w:pStyle w:val="Compact"/>
              <w:jc w:val="center"/>
              <w:rPr>
                <w:lang w:val="en-CA"/>
              </w:rPr>
            </w:pPr>
            <w:r w:rsidRPr="009373F7">
              <w:rPr>
                <w:b/>
                <w:bCs/>
                <w:lang w:val="en-CA"/>
              </w:rPr>
              <w:t>Claude</w:t>
            </w:r>
          </w:p>
        </w:tc>
        <w:tc>
          <w:tcPr>
            <w:tcW w:w="0" w:type="auto"/>
            <w:vAlign w:val="center"/>
          </w:tcPr>
          <w:p w14:paraId="1D991CF5" w14:textId="77777777" w:rsidR="00A86C91" w:rsidRPr="009373F7" w:rsidRDefault="00000000" w:rsidP="008D5BC4">
            <w:pPr>
              <w:pStyle w:val="Compact"/>
              <w:jc w:val="center"/>
              <w:rPr>
                <w:lang w:val="en-CA"/>
              </w:rPr>
            </w:pPr>
            <w:r w:rsidRPr="009373F7">
              <w:rPr>
                <w:lang w:val="en-CA"/>
              </w:rPr>
              <w:t>1.42 (16%)</w:t>
            </w:r>
          </w:p>
        </w:tc>
        <w:tc>
          <w:tcPr>
            <w:tcW w:w="0" w:type="auto"/>
            <w:vAlign w:val="center"/>
          </w:tcPr>
          <w:p w14:paraId="15F8B427" w14:textId="77777777" w:rsidR="00A86C91" w:rsidRPr="009373F7" w:rsidRDefault="00000000" w:rsidP="008D5BC4">
            <w:pPr>
              <w:pStyle w:val="Compact"/>
              <w:jc w:val="center"/>
              <w:rPr>
                <w:lang w:val="en-CA"/>
              </w:rPr>
            </w:pPr>
            <w:r w:rsidRPr="009373F7">
              <w:rPr>
                <w:lang w:val="en-CA"/>
              </w:rPr>
              <w:t>1.36 (15%)</w:t>
            </w:r>
          </w:p>
        </w:tc>
        <w:tc>
          <w:tcPr>
            <w:tcW w:w="0" w:type="auto"/>
            <w:vAlign w:val="center"/>
          </w:tcPr>
          <w:p w14:paraId="01240B26" w14:textId="77777777" w:rsidR="00A86C91" w:rsidRPr="009373F7" w:rsidRDefault="00000000" w:rsidP="008D5BC4">
            <w:pPr>
              <w:pStyle w:val="Compact"/>
              <w:jc w:val="center"/>
              <w:rPr>
                <w:lang w:val="en-CA"/>
              </w:rPr>
            </w:pPr>
            <w:r w:rsidRPr="009373F7">
              <w:rPr>
                <w:lang w:val="en-CA"/>
              </w:rPr>
              <w:t>2.64 (30%)</w:t>
            </w:r>
          </w:p>
        </w:tc>
        <w:tc>
          <w:tcPr>
            <w:tcW w:w="685" w:type="pct"/>
            <w:vAlign w:val="center"/>
          </w:tcPr>
          <w:p w14:paraId="5ECC4F26" w14:textId="77777777" w:rsidR="00A86C91" w:rsidRPr="009373F7" w:rsidRDefault="00000000" w:rsidP="008D5BC4">
            <w:pPr>
              <w:pStyle w:val="Compact"/>
              <w:jc w:val="center"/>
              <w:rPr>
                <w:lang w:val="en-CA"/>
              </w:rPr>
            </w:pPr>
            <w:r w:rsidRPr="009373F7">
              <w:rPr>
                <w:lang w:val="en-CA"/>
              </w:rPr>
              <w:t>0.43 (5%)</w:t>
            </w:r>
          </w:p>
        </w:tc>
        <w:tc>
          <w:tcPr>
            <w:tcW w:w="547" w:type="pct"/>
            <w:vAlign w:val="center"/>
          </w:tcPr>
          <w:p w14:paraId="5F05544C" w14:textId="77777777" w:rsidR="00A86C91" w:rsidRPr="009373F7" w:rsidRDefault="00000000" w:rsidP="008D5BC4">
            <w:pPr>
              <w:pStyle w:val="Compact"/>
              <w:jc w:val="center"/>
              <w:rPr>
                <w:lang w:val="en-CA"/>
              </w:rPr>
            </w:pPr>
            <w:r w:rsidRPr="009373F7">
              <w:rPr>
                <w:lang w:val="en-CA"/>
              </w:rPr>
              <w:t>3.07 (34%)</w:t>
            </w:r>
          </w:p>
        </w:tc>
        <w:tc>
          <w:tcPr>
            <w:tcW w:w="0" w:type="auto"/>
            <w:vAlign w:val="center"/>
          </w:tcPr>
          <w:p w14:paraId="6A7FD7B3" w14:textId="77777777" w:rsidR="00A86C91" w:rsidRPr="009373F7" w:rsidRDefault="00000000" w:rsidP="008D5BC4">
            <w:pPr>
              <w:pStyle w:val="Compact"/>
              <w:jc w:val="center"/>
              <w:rPr>
                <w:lang w:val="en-CA"/>
              </w:rPr>
            </w:pPr>
            <w:r w:rsidRPr="009373F7">
              <w:rPr>
                <w:lang w:val="en-CA"/>
              </w:rPr>
              <w:t>8.92</w:t>
            </w:r>
          </w:p>
        </w:tc>
      </w:tr>
      <w:tr w:rsidR="00A86C91" w:rsidRPr="00B80682" w14:paraId="248D4B07" w14:textId="77777777" w:rsidTr="005F521B">
        <w:trPr>
          <w:trHeight w:val="798"/>
        </w:trPr>
        <w:tc>
          <w:tcPr>
            <w:tcW w:w="0" w:type="auto"/>
            <w:vAlign w:val="center"/>
          </w:tcPr>
          <w:p w14:paraId="497330B2" w14:textId="77777777" w:rsidR="00A86C91" w:rsidRPr="009373F7" w:rsidRDefault="00000000" w:rsidP="008D5BC4">
            <w:pPr>
              <w:pStyle w:val="Compact"/>
              <w:jc w:val="center"/>
              <w:rPr>
                <w:lang w:val="en-CA"/>
              </w:rPr>
            </w:pPr>
            <w:r w:rsidRPr="009373F7">
              <w:rPr>
                <w:b/>
                <w:bCs/>
                <w:lang w:val="en-CA"/>
              </w:rPr>
              <w:t>Gemini</w:t>
            </w:r>
          </w:p>
        </w:tc>
        <w:tc>
          <w:tcPr>
            <w:tcW w:w="0" w:type="auto"/>
            <w:vAlign w:val="center"/>
          </w:tcPr>
          <w:p w14:paraId="631FE711" w14:textId="77777777" w:rsidR="00A86C91" w:rsidRPr="009373F7" w:rsidRDefault="00000000" w:rsidP="008D5BC4">
            <w:pPr>
              <w:pStyle w:val="Compact"/>
              <w:jc w:val="center"/>
              <w:rPr>
                <w:lang w:val="en-CA"/>
              </w:rPr>
            </w:pPr>
            <w:r w:rsidRPr="009373F7">
              <w:rPr>
                <w:lang w:val="en-CA"/>
              </w:rPr>
              <w:t>0.92 (27%)</w:t>
            </w:r>
          </w:p>
        </w:tc>
        <w:tc>
          <w:tcPr>
            <w:tcW w:w="0" w:type="auto"/>
            <w:vAlign w:val="center"/>
          </w:tcPr>
          <w:p w14:paraId="59F05F2D" w14:textId="77777777" w:rsidR="00A86C91" w:rsidRPr="009373F7" w:rsidRDefault="00000000" w:rsidP="008D5BC4">
            <w:pPr>
              <w:pStyle w:val="Compact"/>
              <w:jc w:val="center"/>
              <w:rPr>
                <w:lang w:val="en-CA"/>
              </w:rPr>
            </w:pPr>
            <w:r w:rsidRPr="009373F7">
              <w:rPr>
                <w:lang w:val="en-CA"/>
              </w:rPr>
              <w:t>0.72 (21%)</w:t>
            </w:r>
          </w:p>
        </w:tc>
        <w:tc>
          <w:tcPr>
            <w:tcW w:w="0" w:type="auto"/>
            <w:vAlign w:val="center"/>
          </w:tcPr>
          <w:p w14:paraId="75801FAE" w14:textId="77777777" w:rsidR="00A86C91" w:rsidRPr="009373F7" w:rsidRDefault="00000000" w:rsidP="008D5BC4">
            <w:pPr>
              <w:pStyle w:val="Compact"/>
              <w:jc w:val="center"/>
              <w:rPr>
                <w:lang w:val="en-CA"/>
              </w:rPr>
            </w:pPr>
            <w:r w:rsidRPr="009373F7">
              <w:rPr>
                <w:lang w:val="en-CA"/>
              </w:rPr>
              <w:t>0.31 (9%)</w:t>
            </w:r>
          </w:p>
        </w:tc>
        <w:tc>
          <w:tcPr>
            <w:tcW w:w="685" w:type="pct"/>
            <w:vAlign w:val="center"/>
          </w:tcPr>
          <w:p w14:paraId="4F4C4A59" w14:textId="77777777" w:rsidR="00A86C91" w:rsidRPr="009373F7" w:rsidRDefault="00000000" w:rsidP="008D5BC4">
            <w:pPr>
              <w:pStyle w:val="Compact"/>
              <w:jc w:val="center"/>
              <w:rPr>
                <w:lang w:val="en-CA"/>
              </w:rPr>
            </w:pPr>
            <w:r w:rsidRPr="009373F7">
              <w:rPr>
                <w:lang w:val="en-CA"/>
              </w:rPr>
              <w:t>0.02 (1%)</w:t>
            </w:r>
          </w:p>
        </w:tc>
        <w:tc>
          <w:tcPr>
            <w:tcW w:w="547" w:type="pct"/>
            <w:vAlign w:val="center"/>
          </w:tcPr>
          <w:p w14:paraId="3CCD2700" w14:textId="77777777" w:rsidR="00A86C91" w:rsidRPr="009373F7" w:rsidRDefault="00000000" w:rsidP="008D5BC4">
            <w:pPr>
              <w:pStyle w:val="Compact"/>
              <w:jc w:val="center"/>
              <w:rPr>
                <w:lang w:val="en-CA"/>
              </w:rPr>
            </w:pPr>
            <w:r w:rsidRPr="009373F7">
              <w:rPr>
                <w:lang w:val="en-CA"/>
              </w:rPr>
              <w:t>1.40 (41%)</w:t>
            </w:r>
          </w:p>
        </w:tc>
        <w:tc>
          <w:tcPr>
            <w:tcW w:w="0" w:type="auto"/>
            <w:vAlign w:val="center"/>
          </w:tcPr>
          <w:p w14:paraId="255E0FB5" w14:textId="77777777" w:rsidR="00A86C91" w:rsidRPr="009373F7" w:rsidRDefault="00000000" w:rsidP="008D5BC4">
            <w:pPr>
              <w:pStyle w:val="Compact"/>
              <w:jc w:val="center"/>
              <w:rPr>
                <w:lang w:val="en-CA"/>
              </w:rPr>
            </w:pPr>
            <w:r w:rsidRPr="009373F7">
              <w:rPr>
                <w:lang w:val="en-CA"/>
              </w:rPr>
              <w:t>3.37</w:t>
            </w:r>
          </w:p>
        </w:tc>
      </w:tr>
    </w:tbl>
    <w:p w14:paraId="5B840ED4" w14:textId="77777777" w:rsidR="00A86C91" w:rsidRPr="009373F7" w:rsidRDefault="00000000">
      <w:pPr>
        <w:pStyle w:val="BodyText"/>
        <w:rPr>
          <w:lang w:val="en-CA"/>
        </w:rPr>
      </w:pPr>
      <w:r w:rsidRPr="009373F7">
        <w:rPr>
          <w:lang w:val="en-CA"/>
        </w:rPr>
        <w:t>Example 4. Violation category distribution by model (M3): per-run average and relative share within total violations.</w:t>
      </w:r>
    </w:p>
    <w:p w14:paraId="7439B933" w14:textId="21F90BC6" w:rsidR="00A86C91" w:rsidRPr="009373F7" w:rsidRDefault="00000000">
      <w:pPr>
        <w:pStyle w:val="BodyText"/>
        <w:rPr>
          <w:lang w:val="en-CA"/>
        </w:rPr>
      </w:pPr>
      <w:r w:rsidRPr="009373F7">
        <w:rPr>
          <w:lang w:val="en-CA"/>
        </w:rPr>
        <w:t>[2.8] Dissonance treatment is the category that most sharply differentiates the models across all species. Claude produces 30% of its violations in this category, compared with 17% for ChatGPT and 9% for Gemini. Claude</w:t>
      </w:r>
      <w:r w:rsidR="00631897">
        <w:rPr>
          <w:lang w:val="en-CA"/>
        </w:rPr>
        <w:t>’</w:t>
      </w:r>
      <w:r w:rsidRPr="009373F7">
        <w:rPr>
          <w:lang w:val="en-CA"/>
        </w:rPr>
        <w:t xml:space="preserve">s dissonance violations concentrate in species-specific clusters: upbeat dissonance treatment in </w:t>
      </w:r>
      <w:r w:rsidR="00A81A58" w:rsidRPr="009373F7">
        <w:rPr>
          <w:lang w:val="en-CA"/>
        </w:rPr>
        <w:t xml:space="preserve">the </w:t>
      </w:r>
      <w:r w:rsidRPr="009373F7">
        <w:rPr>
          <w:lang w:val="en-CA"/>
        </w:rPr>
        <w:t xml:space="preserve">second species (S2-2, 49 occurrences), the selection and resolution of </w:t>
      </w:r>
      <w:r w:rsidRPr="009373F7">
        <w:rPr>
          <w:lang w:val="en-CA"/>
        </w:rPr>
        <w:lastRenderedPageBreak/>
        <w:t xml:space="preserve">suspensions in </w:t>
      </w:r>
      <w:r w:rsidR="00A81A58" w:rsidRPr="009373F7">
        <w:rPr>
          <w:lang w:val="en-CA"/>
        </w:rPr>
        <w:t xml:space="preserve">the </w:t>
      </w:r>
      <w:r w:rsidRPr="009373F7">
        <w:rPr>
          <w:lang w:val="en-CA"/>
        </w:rPr>
        <w:t xml:space="preserve">fourth (S4-9 and S4-2), and the treatment of the fourth below the cantus firmus in </w:t>
      </w:r>
      <w:r w:rsidR="00A81A58" w:rsidRPr="009373F7">
        <w:rPr>
          <w:lang w:val="en-CA"/>
        </w:rPr>
        <w:t xml:space="preserve">the </w:t>
      </w:r>
      <w:r w:rsidRPr="009373F7">
        <w:rPr>
          <w:lang w:val="en-CA"/>
        </w:rPr>
        <w:t>fifth (S5-6). Gemini</w:t>
      </w:r>
      <w:r w:rsidR="00631897">
        <w:rPr>
          <w:lang w:val="en-CA"/>
        </w:rPr>
        <w:t>’</w:t>
      </w:r>
      <w:r w:rsidRPr="009373F7">
        <w:rPr>
          <w:lang w:val="en-CA"/>
        </w:rPr>
        <w:t>s result at the other extreme suggests a generation process with a strong ability to manage the constraint of dissonances across all five species. Indeed, Gemini achieves zero species-specific violations across the entirety of second species, complying with every rule governing downbeat consonance, upbeat dissonance treatment, penultimate cadence formulas, and cross-barline parallel motion; its only second-species infractions are universal rules that apply identically across all five species.</w:t>
      </w:r>
    </w:p>
    <w:p w14:paraId="6582BFBA" w14:textId="7BD0CAB7" w:rsidR="00A86C91" w:rsidRPr="009373F7" w:rsidRDefault="00000000">
      <w:pPr>
        <w:pStyle w:val="BodyText"/>
        <w:rPr>
          <w:lang w:val="en-CA"/>
        </w:rPr>
      </w:pPr>
      <w:r w:rsidRPr="009373F7">
        <w:rPr>
          <w:lang w:val="en-CA"/>
        </w:rPr>
        <w:t>[2.9] Cadential violations present the inverse pattern. ChatGPT</w:t>
      </w:r>
      <w:r w:rsidR="00631897">
        <w:rPr>
          <w:lang w:val="en-CA"/>
        </w:rPr>
        <w:t>’</w:t>
      </w:r>
      <w:r w:rsidRPr="009373F7">
        <w:rPr>
          <w:lang w:val="en-CA"/>
        </w:rPr>
        <w:t>s cadential average (0.88 per run, 22% of its violations) is by far the highest of the three models, exceeding Claude</w:t>
      </w:r>
      <w:r w:rsidR="00631897">
        <w:rPr>
          <w:lang w:val="en-CA"/>
        </w:rPr>
        <w:t>’</w:t>
      </w:r>
      <w:r w:rsidRPr="009373F7">
        <w:rPr>
          <w:lang w:val="en-CA"/>
        </w:rPr>
        <w:t>s (0.43, 5%) and Gemini</w:t>
      </w:r>
      <w:r w:rsidR="00631897">
        <w:rPr>
          <w:lang w:val="en-CA"/>
        </w:rPr>
        <w:t>’</w:t>
      </w:r>
      <w:r w:rsidRPr="009373F7">
        <w:rPr>
          <w:lang w:val="en-CA"/>
        </w:rPr>
        <w:t>s (0.02, 1%). The category concentrates on three codes: U3 (final note value, 39 occurrences), U4 (final interval, 19), and U5 (penultimate approach, 15), and constitutes the single largest identified family of violations for ChatGPT.</w:t>
      </w:r>
    </w:p>
    <w:p w14:paraId="6402397B" w14:textId="260F85D9" w:rsidR="00A86C91" w:rsidRPr="009373F7" w:rsidRDefault="00000000">
      <w:pPr>
        <w:pStyle w:val="BodyText"/>
        <w:rPr>
          <w:lang w:val="en-CA"/>
        </w:rPr>
      </w:pPr>
      <w:r w:rsidRPr="009373F7">
        <w:rPr>
          <w:lang w:val="en-CA"/>
        </w:rPr>
        <w:t>[2.10] Melodic contour violations, dominated by</w:t>
      </w:r>
      <w:r w:rsidR="00A81A58" w:rsidRPr="009373F7">
        <w:rPr>
          <w:lang w:val="en-CA"/>
        </w:rPr>
        <w:t xml:space="preserve"> the</w:t>
      </w:r>
      <w:r w:rsidRPr="009373F7">
        <w:rPr>
          <w:lang w:val="en-CA"/>
        </w:rPr>
        <w:t xml:space="preserve"> U12 </w:t>
      </w:r>
      <w:r w:rsidR="00A81A58" w:rsidRPr="009373F7">
        <w:rPr>
          <w:lang w:val="en-CA"/>
        </w:rPr>
        <w:t xml:space="preserve">code </w:t>
      </w:r>
      <w:r w:rsidRPr="009373F7">
        <w:rPr>
          <w:lang w:val="en-CA"/>
        </w:rPr>
        <w:t>(prohibition</w:t>
      </w:r>
      <w:r w:rsidR="00A81A58" w:rsidRPr="009373F7">
        <w:rPr>
          <w:lang w:val="en-CA"/>
        </w:rPr>
        <w:t xml:space="preserve"> of vertical tritones, melodic leap tritones, and outlined tritones</w:t>
      </w:r>
      <w:r w:rsidRPr="009373F7">
        <w:rPr>
          <w:lang w:val="en-CA"/>
        </w:rPr>
        <w:t>), remain Gemini</w:t>
      </w:r>
      <w:r w:rsidR="00631897">
        <w:rPr>
          <w:lang w:val="en-CA"/>
        </w:rPr>
        <w:t>’</w:t>
      </w:r>
      <w:r w:rsidRPr="009373F7">
        <w:rPr>
          <w:lang w:val="en-CA"/>
        </w:rPr>
        <w:t>s principal residual weakness: tritone avoidance alone accounts for 73 occurrences, 22.7% of Gemini</w:t>
      </w:r>
      <w:r w:rsidR="00631897">
        <w:rPr>
          <w:lang w:val="en-CA"/>
        </w:rPr>
        <w:t>’</w:t>
      </w:r>
      <w:r w:rsidRPr="009373F7">
        <w:rPr>
          <w:lang w:val="en-CA"/>
        </w:rPr>
        <w:t>s total, the largest single share within any category for any of the three models. The bre</w:t>
      </w:r>
      <w:r w:rsidR="00A81A58" w:rsidRPr="009373F7">
        <w:rPr>
          <w:lang w:val="en-CA"/>
        </w:rPr>
        <w:t>a</w:t>
      </w:r>
      <w:r w:rsidRPr="009373F7">
        <w:rPr>
          <w:lang w:val="en-CA"/>
        </w:rPr>
        <w:t>kdown by sub-type shifts the interpretation considerably: of Gemini</w:t>
      </w:r>
      <w:r w:rsidR="00631897">
        <w:rPr>
          <w:lang w:val="en-CA"/>
        </w:rPr>
        <w:t>’</w:t>
      </w:r>
      <w:r w:rsidRPr="009373F7">
        <w:rPr>
          <w:lang w:val="en-CA"/>
        </w:rPr>
        <w:t>s 73 U12 violations, only 1 is vertical</w:t>
      </w:r>
      <w:r w:rsidR="00A81A58" w:rsidRPr="009373F7">
        <w:rPr>
          <w:lang w:val="en-CA"/>
        </w:rPr>
        <w:t>,</w:t>
      </w:r>
      <w:r w:rsidRPr="009373F7">
        <w:rPr>
          <w:lang w:val="en-CA"/>
        </w:rPr>
        <w:t xml:space="preserve"> and none are </w:t>
      </w:r>
      <w:r w:rsidR="00A81A58" w:rsidRPr="009373F7">
        <w:rPr>
          <w:lang w:val="en-CA"/>
        </w:rPr>
        <w:t>melodic leap</w:t>
      </w:r>
      <w:r w:rsidRPr="009373F7">
        <w:rPr>
          <w:lang w:val="en-CA"/>
        </w:rPr>
        <w:t>; the remaining 72 are outlined. The asymmetry is striking when set against Claude</w:t>
      </w:r>
      <w:r w:rsidR="00631897">
        <w:rPr>
          <w:lang w:val="en-CA"/>
        </w:rPr>
        <w:t>’</w:t>
      </w:r>
      <w:r w:rsidRPr="009373F7">
        <w:rPr>
          <w:lang w:val="en-CA"/>
        </w:rPr>
        <w:t>s distribution on the same corpus (44 vertical, 8 leap, 48 outlined</w:t>
      </w:r>
      <w:r w:rsidR="00EC5BB6" w:rsidRPr="009373F7">
        <w:rPr>
          <w:lang w:val="en-CA"/>
        </w:rPr>
        <w:t>) and</w:t>
      </w:r>
      <w:r w:rsidRPr="009373F7">
        <w:rPr>
          <w:lang w:val="en-CA"/>
        </w:rPr>
        <w:t xml:space="preserve"> confirms that Gemini</w:t>
      </w:r>
      <w:r w:rsidR="00631897">
        <w:rPr>
          <w:lang w:val="en-CA"/>
        </w:rPr>
        <w:t>’</w:t>
      </w:r>
      <w:r w:rsidRPr="009373F7">
        <w:rPr>
          <w:lang w:val="en-CA"/>
        </w:rPr>
        <w:t>s evident command of vertical tritone management does not transfer to the stepwise frames whose outer boundary is a tritone.</w:t>
      </w:r>
    </w:p>
    <w:p w14:paraId="446407A3" w14:textId="77777777" w:rsidR="00A86C91" w:rsidRPr="009373F7" w:rsidRDefault="00000000">
      <w:pPr>
        <w:pStyle w:val="Heading3"/>
        <w:rPr>
          <w:lang w:val="en-CA"/>
        </w:rPr>
      </w:pPr>
      <w:bookmarkStart w:id="356" w:name="X25e9b0cf223c0b751f76bd3ca2e68f7cb018506"/>
      <w:bookmarkEnd w:id="355"/>
      <w:r w:rsidRPr="009373F7">
        <w:rPr>
          <w:lang w:val="en-CA"/>
        </w:rPr>
        <w:t xml:space="preserve">Performance Above and Below the </w:t>
      </w:r>
      <w:r w:rsidRPr="009373F7">
        <w:rPr>
          <w:i/>
          <w:iCs/>
          <w:lang w:val="en-CA"/>
        </w:rPr>
        <w:t>Cantus Firmus</w:t>
      </w:r>
      <w:r w:rsidRPr="009373F7">
        <w:rPr>
          <w:lang w:val="en-CA"/>
        </w:rPr>
        <w:t xml:space="preserve"> (M4)</w:t>
      </w:r>
    </w:p>
    <w:p w14:paraId="4C85DDE4" w14:textId="77777777" w:rsidR="00A86C91" w:rsidRPr="009373F7" w:rsidRDefault="00000000">
      <w:pPr>
        <w:pStyle w:val="FirstParagraph"/>
        <w:rPr>
          <w:lang w:val="en-CA"/>
        </w:rPr>
      </w:pPr>
      <w:r w:rsidRPr="009373F7">
        <w:rPr>
          <w:lang w:val="en-CA"/>
        </w:rPr>
        <w:t>[2.11] M4 reveals particularly important information: all three models commit more violations when the counterpoint lies below the cantus firmus. At the global level, ChatGPT averages 2.65 violations per run above (n = 75) and 5.31 below (n = 75), Claude 7.51 above and 10.33 below, and Gemini 2.77 above and 3.96 below.</w:t>
      </w:r>
    </w:p>
    <w:tbl>
      <w:tblPr>
        <w:tblStyle w:val="TableGridLight"/>
        <w:tblW w:w="0" w:type="auto"/>
        <w:jc w:val="center"/>
        <w:tblLook w:val="0020" w:firstRow="1" w:lastRow="0" w:firstColumn="0" w:lastColumn="0" w:noHBand="0" w:noVBand="0"/>
      </w:tblPr>
      <w:tblGrid>
        <w:gridCol w:w="1217"/>
        <w:gridCol w:w="803"/>
        <w:gridCol w:w="830"/>
        <w:gridCol w:w="910"/>
        <w:gridCol w:w="870"/>
        <w:gridCol w:w="857"/>
        <w:gridCol w:w="857"/>
        <w:gridCol w:w="756"/>
      </w:tblGrid>
      <w:tr w:rsidR="00A86C91" w:rsidRPr="00B80682" w14:paraId="3F36D285" w14:textId="77777777" w:rsidTr="00204A0A">
        <w:trPr>
          <w:jc w:val="center"/>
        </w:trPr>
        <w:tc>
          <w:tcPr>
            <w:tcW w:w="0" w:type="auto"/>
            <w:tcBorders>
              <w:top w:val="single" w:sz="4" w:space="0" w:color="FFFFFF" w:themeColor="background1"/>
              <w:left w:val="single" w:sz="4" w:space="0" w:color="FFFFFF" w:themeColor="background1"/>
              <w:right w:val="single" w:sz="4" w:space="0" w:color="FFFFFF" w:themeColor="background1"/>
            </w:tcBorders>
            <w:vAlign w:val="center"/>
          </w:tcPr>
          <w:p w14:paraId="469E6053" w14:textId="77777777" w:rsidR="00A86C91" w:rsidRPr="009373F7" w:rsidRDefault="00A86C91" w:rsidP="00A81A58">
            <w:pPr>
              <w:pStyle w:val="Compact"/>
              <w:jc w:val="center"/>
              <w:rPr>
                <w:lang w:val="en-CA"/>
              </w:rPr>
            </w:pPr>
          </w:p>
        </w:tc>
        <w:tc>
          <w:tcPr>
            <w:tcW w:w="0" w:type="auto"/>
            <w:tcBorders>
              <w:top w:val="single" w:sz="4" w:space="0" w:color="FFFFFF" w:themeColor="background1"/>
              <w:left w:val="single" w:sz="4" w:space="0" w:color="FFFFFF" w:themeColor="background1"/>
            </w:tcBorders>
            <w:vAlign w:val="center"/>
          </w:tcPr>
          <w:p w14:paraId="44E22A97" w14:textId="77777777" w:rsidR="00A86C91" w:rsidRPr="009373F7" w:rsidRDefault="00A86C91" w:rsidP="00A81A58">
            <w:pPr>
              <w:pStyle w:val="Compact"/>
              <w:jc w:val="center"/>
              <w:rPr>
                <w:lang w:val="en-CA"/>
              </w:rPr>
            </w:pPr>
          </w:p>
        </w:tc>
        <w:tc>
          <w:tcPr>
            <w:tcW w:w="0" w:type="auto"/>
            <w:vAlign w:val="center"/>
          </w:tcPr>
          <w:p w14:paraId="3388C5E9" w14:textId="77777777" w:rsidR="00A86C91" w:rsidRPr="009373F7" w:rsidRDefault="00000000" w:rsidP="00A81A58">
            <w:pPr>
              <w:pStyle w:val="Compact"/>
              <w:jc w:val="center"/>
              <w:rPr>
                <w:lang w:val="en-CA"/>
              </w:rPr>
            </w:pPr>
            <w:r w:rsidRPr="009373F7">
              <w:rPr>
                <w:lang w:val="en-CA"/>
              </w:rPr>
              <w:t>1st sp.</w:t>
            </w:r>
          </w:p>
        </w:tc>
        <w:tc>
          <w:tcPr>
            <w:tcW w:w="0" w:type="auto"/>
            <w:vAlign w:val="center"/>
          </w:tcPr>
          <w:p w14:paraId="211D5A6E" w14:textId="77777777" w:rsidR="00A86C91" w:rsidRPr="009373F7" w:rsidRDefault="00000000" w:rsidP="00A81A58">
            <w:pPr>
              <w:pStyle w:val="Compact"/>
              <w:jc w:val="center"/>
              <w:rPr>
                <w:lang w:val="en-CA"/>
              </w:rPr>
            </w:pPr>
            <w:r w:rsidRPr="009373F7">
              <w:rPr>
                <w:lang w:val="en-CA"/>
              </w:rPr>
              <w:t>2nd sp.</w:t>
            </w:r>
          </w:p>
        </w:tc>
        <w:tc>
          <w:tcPr>
            <w:tcW w:w="0" w:type="auto"/>
            <w:vAlign w:val="center"/>
          </w:tcPr>
          <w:p w14:paraId="7E22FF2E" w14:textId="77777777" w:rsidR="00A86C91" w:rsidRPr="009373F7" w:rsidRDefault="00000000" w:rsidP="00A81A58">
            <w:pPr>
              <w:pStyle w:val="Compact"/>
              <w:jc w:val="center"/>
              <w:rPr>
                <w:lang w:val="en-CA"/>
              </w:rPr>
            </w:pPr>
            <w:r w:rsidRPr="009373F7">
              <w:rPr>
                <w:lang w:val="en-CA"/>
              </w:rPr>
              <w:t>3rd sp.</w:t>
            </w:r>
          </w:p>
        </w:tc>
        <w:tc>
          <w:tcPr>
            <w:tcW w:w="0" w:type="auto"/>
            <w:vAlign w:val="center"/>
          </w:tcPr>
          <w:p w14:paraId="1FA48405" w14:textId="77777777" w:rsidR="00A86C91" w:rsidRPr="009373F7" w:rsidRDefault="00000000" w:rsidP="00A81A58">
            <w:pPr>
              <w:pStyle w:val="Compact"/>
              <w:jc w:val="center"/>
              <w:rPr>
                <w:lang w:val="en-CA"/>
              </w:rPr>
            </w:pPr>
            <w:r w:rsidRPr="009373F7">
              <w:rPr>
                <w:lang w:val="en-CA"/>
              </w:rPr>
              <w:t>4th sp.</w:t>
            </w:r>
          </w:p>
        </w:tc>
        <w:tc>
          <w:tcPr>
            <w:tcW w:w="0" w:type="auto"/>
            <w:vAlign w:val="center"/>
          </w:tcPr>
          <w:p w14:paraId="0569747C" w14:textId="77777777" w:rsidR="00A86C91" w:rsidRPr="009373F7" w:rsidRDefault="00000000" w:rsidP="00A81A58">
            <w:pPr>
              <w:pStyle w:val="Compact"/>
              <w:jc w:val="center"/>
              <w:rPr>
                <w:lang w:val="en-CA"/>
              </w:rPr>
            </w:pPr>
            <w:r w:rsidRPr="009373F7">
              <w:rPr>
                <w:lang w:val="en-CA"/>
              </w:rPr>
              <w:t>5th sp.</w:t>
            </w:r>
          </w:p>
        </w:tc>
        <w:tc>
          <w:tcPr>
            <w:tcW w:w="0" w:type="auto"/>
            <w:vAlign w:val="center"/>
          </w:tcPr>
          <w:p w14:paraId="39A66328" w14:textId="77777777" w:rsidR="00A86C91" w:rsidRPr="009373F7" w:rsidRDefault="00000000" w:rsidP="00A81A58">
            <w:pPr>
              <w:pStyle w:val="Compact"/>
              <w:jc w:val="center"/>
              <w:rPr>
                <w:lang w:val="en-CA"/>
              </w:rPr>
            </w:pPr>
            <w:r w:rsidRPr="009373F7">
              <w:rPr>
                <w:lang w:val="en-CA"/>
              </w:rPr>
              <w:t>SD</w:t>
            </w:r>
          </w:p>
        </w:tc>
      </w:tr>
      <w:tr w:rsidR="005F521B" w:rsidRPr="00B80682" w14:paraId="1066A109" w14:textId="77777777" w:rsidTr="00204A0A">
        <w:trPr>
          <w:jc w:val="center"/>
        </w:trPr>
        <w:tc>
          <w:tcPr>
            <w:tcW w:w="0" w:type="auto"/>
            <w:vMerge w:val="restart"/>
            <w:vAlign w:val="center"/>
          </w:tcPr>
          <w:p w14:paraId="3536FBC1" w14:textId="77777777" w:rsidR="005F521B" w:rsidRPr="009373F7" w:rsidRDefault="005F521B" w:rsidP="00A81A58">
            <w:pPr>
              <w:pStyle w:val="Compact"/>
              <w:jc w:val="center"/>
              <w:rPr>
                <w:lang w:val="en-CA"/>
              </w:rPr>
            </w:pPr>
            <w:r w:rsidRPr="009373F7">
              <w:rPr>
                <w:b/>
                <w:bCs/>
                <w:lang w:val="en-CA"/>
              </w:rPr>
              <w:t>ChatGPT</w:t>
            </w:r>
          </w:p>
        </w:tc>
        <w:tc>
          <w:tcPr>
            <w:tcW w:w="0" w:type="auto"/>
            <w:vAlign w:val="center"/>
          </w:tcPr>
          <w:p w14:paraId="1964E0E0" w14:textId="77777777" w:rsidR="005F521B" w:rsidRPr="009373F7" w:rsidRDefault="005F521B" w:rsidP="00A81A58">
            <w:pPr>
              <w:pStyle w:val="Compact"/>
              <w:jc w:val="center"/>
              <w:rPr>
                <w:lang w:val="en-CA"/>
              </w:rPr>
            </w:pPr>
            <w:r w:rsidRPr="009373F7">
              <w:rPr>
                <w:lang w:val="en-CA"/>
              </w:rPr>
              <w:t>above</w:t>
            </w:r>
          </w:p>
        </w:tc>
        <w:tc>
          <w:tcPr>
            <w:tcW w:w="0" w:type="auto"/>
            <w:vAlign w:val="center"/>
          </w:tcPr>
          <w:p w14:paraId="4E13A8F9" w14:textId="77777777" w:rsidR="005F521B" w:rsidRPr="009373F7" w:rsidRDefault="005F521B" w:rsidP="00A81A58">
            <w:pPr>
              <w:pStyle w:val="Compact"/>
              <w:jc w:val="center"/>
              <w:rPr>
                <w:lang w:val="en-CA"/>
              </w:rPr>
            </w:pPr>
            <w:r w:rsidRPr="009373F7">
              <w:rPr>
                <w:lang w:val="en-CA"/>
              </w:rPr>
              <w:t>1.33</w:t>
            </w:r>
          </w:p>
        </w:tc>
        <w:tc>
          <w:tcPr>
            <w:tcW w:w="0" w:type="auto"/>
            <w:vAlign w:val="center"/>
          </w:tcPr>
          <w:p w14:paraId="634629C1" w14:textId="77777777" w:rsidR="005F521B" w:rsidRPr="009373F7" w:rsidRDefault="005F521B" w:rsidP="00A81A58">
            <w:pPr>
              <w:pStyle w:val="Compact"/>
              <w:jc w:val="center"/>
              <w:rPr>
                <w:lang w:val="en-CA"/>
              </w:rPr>
            </w:pPr>
            <w:r w:rsidRPr="009373F7">
              <w:rPr>
                <w:lang w:val="en-CA"/>
              </w:rPr>
              <w:t>1.53</w:t>
            </w:r>
          </w:p>
        </w:tc>
        <w:tc>
          <w:tcPr>
            <w:tcW w:w="0" w:type="auto"/>
            <w:vAlign w:val="center"/>
          </w:tcPr>
          <w:p w14:paraId="15BCAE07" w14:textId="77777777" w:rsidR="005F521B" w:rsidRPr="009373F7" w:rsidRDefault="005F521B" w:rsidP="00A81A58">
            <w:pPr>
              <w:pStyle w:val="Compact"/>
              <w:jc w:val="center"/>
              <w:rPr>
                <w:lang w:val="en-CA"/>
              </w:rPr>
            </w:pPr>
            <w:r w:rsidRPr="009373F7">
              <w:rPr>
                <w:lang w:val="en-CA"/>
              </w:rPr>
              <w:t>6.80</w:t>
            </w:r>
          </w:p>
        </w:tc>
        <w:tc>
          <w:tcPr>
            <w:tcW w:w="0" w:type="auto"/>
            <w:vAlign w:val="center"/>
          </w:tcPr>
          <w:p w14:paraId="026CFF04" w14:textId="77777777" w:rsidR="005F521B" w:rsidRPr="009373F7" w:rsidRDefault="005F521B" w:rsidP="00A81A58">
            <w:pPr>
              <w:pStyle w:val="Compact"/>
              <w:jc w:val="center"/>
              <w:rPr>
                <w:lang w:val="en-CA"/>
              </w:rPr>
            </w:pPr>
            <w:r w:rsidRPr="009373F7">
              <w:rPr>
                <w:lang w:val="en-CA"/>
              </w:rPr>
              <w:t>1.00</w:t>
            </w:r>
          </w:p>
        </w:tc>
        <w:tc>
          <w:tcPr>
            <w:tcW w:w="0" w:type="auto"/>
            <w:vAlign w:val="center"/>
          </w:tcPr>
          <w:p w14:paraId="2A7FDFF9" w14:textId="77777777" w:rsidR="005F521B" w:rsidRPr="009373F7" w:rsidRDefault="005F521B" w:rsidP="00A81A58">
            <w:pPr>
              <w:pStyle w:val="Compact"/>
              <w:jc w:val="center"/>
              <w:rPr>
                <w:lang w:val="en-CA"/>
              </w:rPr>
            </w:pPr>
            <w:r w:rsidRPr="009373F7">
              <w:rPr>
                <w:lang w:val="en-CA"/>
              </w:rPr>
              <w:t>2.60</w:t>
            </w:r>
          </w:p>
        </w:tc>
        <w:tc>
          <w:tcPr>
            <w:tcW w:w="0" w:type="auto"/>
            <w:vAlign w:val="center"/>
          </w:tcPr>
          <w:p w14:paraId="06C00AAF" w14:textId="77777777" w:rsidR="005F521B" w:rsidRPr="009373F7" w:rsidRDefault="005F521B" w:rsidP="00A81A58">
            <w:pPr>
              <w:pStyle w:val="Compact"/>
              <w:jc w:val="center"/>
              <w:rPr>
                <w:lang w:val="en-CA"/>
              </w:rPr>
            </w:pPr>
            <w:r w:rsidRPr="009373F7">
              <w:rPr>
                <w:lang w:val="en-CA"/>
              </w:rPr>
              <w:t>2.141</w:t>
            </w:r>
          </w:p>
        </w:tc>
      </w:tr>
      <w:tr w:rsidR="005F521B" w:rsidRPr="00B80682" w14:paraId="07809820" w14:textId="77777777" w:rsidTr="00204A0A">
        <w:trPr>
          <w:jc w:val="center"/>
        </w:trPr>
        <w:tc>
          <w:tcPr>
            <w:tcW w:w="0" w:type="auto"/>
            <w:vMerge/>
            <w:vAlign w:val="center"/>
          </w:tcPr>
          <w:p w14:paraId="4C3C985B" w14:textId="77777777" w:rsidR="005F521B" w:rsidRPr="00B80682" w:rsidRDefault="005F521B" w:rsidP="00A81A58">
            <w:pPr>
              <w:pStyle w:val="Compact"/>
              <w:jc w:val="center"/>
              <w:rPr>
                <w:lang w:val="en-CA"/>
                <w:rPrChange w:id="357" w:author="Liam Pond, Mr" w:date="2026-09-16T14:36:00Z" w16du:dateUtc="2026-09-16T13:36:00Z">
                  <w:rPr/>
                </w:rPrChange>
              </w:rPr>
            </w:pPr>
          </w:p>
        </w:tc>
        <w:tc>
          <w:tcPr>
            <w:tcW w:w="0" w:type="auto"/>
            <w:vAlign w:val="center"/>
          </w:tcPr>
          <w:p w14:paraId="4BADBCD7" w14:textId="77777777" w:rsidR="005F521B" w:rsidRPr="00B80682" w:rsidRDefault="005F521B" w:rsidP="00A81A58">
            <w:pPr>
              <w:pStyle w:val="Compact"/>
              <w:jc w:val="center"/>
              <w:rPr>
                <w:lang w:val="en-CA"/>
                <w:rPrChange w:id="358" w:author="Liam Pond, Mr" w:date="2026-09-16T14:36:00Z" w16du:dateUtc="2026-09-16T13:36:00Z">
                  <w:rPr/>
                </w:rPrChange>
              </w:rPr>
            </w:pPr>
            <w:r w:rsidRPr="00B80682">
              <w:rPr>
                <w:lang w:val="en-CA"/>
                <w:rPrChange w:id="359" w:author="Liam Pond, Mr" w:date="2026-09-16T14:36:00Z" w16du:dateUtc="2026-09-16T13:36:00Z">
                  <w:rPr/>
                </w:rPrChange>
              </w:rPr>
              <w:t>below</w:t>
            </w:r>
          </w:p>
        </w:tc>
        <w:tc>
          <w:tcPr>
            <w:tcW w:w="0" w:type="auto"/>
            <w:vAlign w:val="center"/>
          </w:tcPr>
          <w:p w14:paraId="63325F84" w14:textId="77777777" w:rsidR="005F521B" w:rsidRPr="00B80682" w:rsidRDefault="005F521B" w:rsidP="00A81A58">
            <w:pPr>
              <w:pStyle w:val="Compact"/>
              <w:jc w:val="center"/>
              <w:rPr>
                <w:lang w:val="en-CA"/>
                <w:rPrChange w:id="360" w:author="Liam Pond, Mr" w:date="2026-09-16T14:36:00Z" w16du:dateUtc="2026-09-16T13:36:00Z">
                  <w:rPr/>
                </w:rPrChange>
              </w:rPr>
            </w:pPr>
            <w:r w:rsidRPr="00B80682">
              <w:rPr>
                <w:lang w:val="en-CA"/>
                <w:rPrChange w:id="361" w:author="Liam Pond, Mr" w:date="2026-09-16T14:36:00Z" w16du:dateUtc="2026-09-16T13:36:00Z">
                  <w:rPr/>
                </w:rPrChange>
              </w:rPr>
              <w:t>2.00</w:t>
            </w:r>
          </w:p>
        </w:tc>
        <w:tc>
          <w:tcPr>
            <w:tcW w:w="0" w:type="auto"/>
            <w:vAlign w:val="center"/>
          </w:tcPr>
          <w:p w14:paraId="1E873BDF" w14:textId="77777777" w:rsidR="005F521B" w:rsidRPr="00B80682" w:rsidRDefault="005F521B" w:rsidP="00A81A58">
            <w:pPr>
              <w:pStyle w:val="Compact"/>
              <w:jc w:val="center"/>
              <w:rPr>
                <w:lang w:val="en-CA"/>
                <w:rPrChange w:id="362" w:author="Liam Pond, Mr" w:date="2026-09-16T14:36:00Z" w16du:dateUtc="2026-09-16T13:36:00Z">
                  <w:rPr/>
                </w:rPrChange>
              </w:rPr>
            </w:pPr>
            <w:r w:rsidRPr="00B80682">
              <w:rPr>
                <w:lang w:val="en-CA"/>
                <w:rPrChange w:id="363" w:author="Liam Pond, Mr" w:date="2026-09-16T14:36:00Z" w16du:dateUtc="2026-09-16T13:36:00Z">
                  <w:rPr/>
                </w:rPrChange>
              </w:rPr>
              <w:t>7.27</w:t>
            </w:r>
          </w:p>
        </w:tc>
        <w:tc>
          <w:tcPr>
            <w:tcW w:w="0" w:type="auto"/>
            <w:vAlign w:val="center"/>
          </w:tcPr>
          <w:p w14:paraId="4510A996" w14:textId="77777777" w:rsidR="005F521B" w:rsidRPr="00B80682" w:rsidRDefault="005F521B" w:rsidP="00A81A58">
            <w:pPr>
              <w:pStyle w:val="Compact"/>
              <w:jc w:val="center"/>
              <w:rPr>
                <w:lang w:val="en-CA"/>
                <w:rPrChange w:id="364" w:author="Liam Pond, Mr" w:date="2026-09-16T14:36:00Z" w16du:dateUtc="2026-09-16T13:36:00Z">
                  <w:rPr/>
                </w:rPrChange>
              </w:rPr>
            </w:pPr>
            <w:r w:rsidRPr="00B80682">
              <w:rPr>
                <w:lang w:val="en-CA"/>
                <w:rPrChange w:id="365" w:author="Liam Pond, Mr" w:date="2026-09-16T14:36:00Z" w16du:dateUtc="2026-09-16T13:36:00Z">
                  <w:rPr/>
                </w:rPrChange>
              </w:rPr>
              <w:t>8.53</w:t>
            </w:r>
          </w:p>
        </w:tc>
        <w:tc>
          <w:tcPr>
            <w:tcW w:w="0" w:type="auto"/>
            <w:vAlign w:val="center"/>
          </w:tcPr>
          <w:p w14:paraId="2B46B596" w14:textId="77777777" w:rsidR="005F521B" w:rsidRPr="00B80682" w:rsidRDefault="005F521B" w:rsidP="00A81A58">
            <w:pPr>
              <w:pStyle w:val="Compact"/>
              <w:jc w:val="center"/>
              <w:rPr>
                <w:lang w:val="en-CA"/>
                <w:rPrChange w:id="366" w:author="Liam Pond, Mr" w:date="2026-09-16T14:36:00Z" w16du:dateUtc="2026-09-16T13:36:00Z">
                  <w:rPr/>
                </w:rPrChange>
              </w:rPr>
            </w:pPr>
            <w:r w:rsidRPr="00B80682">
              <w:rPr>
                <w:lang w:val="en-CA"/>
                <w:rPrChange w:id="367" w:author="Liam Pond, Mr" w:date="2026-09-16T14:36:00Z" w16du:dateUtc="2026-09-16T13:36:00Z">
                  <w:rPr/>
                </w:rPrChange>
              </w:rPr>
              <w:t>3.93</w:t>
            </w:r>
          </w:p>
        </w:tc>
        <w:tc>
          <w:tcPr>
            <w:tcW w:w="0" w:type="auto"/>
            <w:vAlign w:val="center"/>
          </w:tcPr>
          <w:p w14:paraId="52B10A04" w14:textId="77777777" w:rsidR="005F521B" w:rsidRPr="00B80682" w:rsidRDefault="005F521B" w:rsidP="00A81A58">
            <w:pPr>
              <w:pStyle w:val="Compact"/>
              <w:jc w:val="center"/>
              <w:rPr>
                <w:lang w:val="en-CA"/>
                <w:rPrChange w:id="368" w:author="Liam Pond, Mr" w:date="2026-09-16T14:36:00Z" w16du:dateUtc="2026-09-16T13:36:00Z">
                  <w:rPr/>
                </w:rPrChange>
              </w:rPr>
            </w:pPr>
            <w:r w:rsidRPr="00B80682">
              <w:rPr>
                <w:lang w:val="en-CA"/>
                <w:rPrChange w:id="369" w:author="Liam Pond, Mr" w:date="2026-09-16T14:36:00Z" w16du:dateUtc="2026-09-16T13:36:00Z">
                  <w:rPr/>
                </w:rPrChange>
              </w:rPr>
              <w:t>4.80</w:t>
            </w:r>
          </w:p>
        </w:tc>
        <w:tc>
          <w:tcPr>
            <w:tcW w:w="0" w:type="auto"/>
            <w:vAlign w:val="center"/>
          </w:tcPr>
          <w:p w14:paraId="6CDA2314" w14:textId="77777777" w:rsidR="005F521B" w:rsidRPr="00B80682" w:rsidRDefault="005F521B" w:rsidP="00A81A58">
            <w:pPr>
              <w:pStyle w:val="Compact"/>
              <w:jc w:val="center"/>
              <w:rPr>
                <w:lang w:val="en-CA"/>
                <w:rPrChange w:id="370" w:author="Liam Pond, Mr" w:date="2026-09-16T14:36:00Z" w16du:dateUtc="2026-09-16T13:36:00Z">
                  <w:rPr/>
                </w:rPrChange>
              </w:rPr>
            </w:pPr>
            <w:r w:rsidRPr="00B80682">
              <w:rPr>
                <w:lang w:val="en-CA"/>
                <w:rPrChange w:id="371" w:author="Liam Pond, Mr" w:date="2026-09-16T14:36:00Z" w16du:dateUtc="2026-09-16T13:36:00Z">
                  <w:rPr/>
                </w:rPrChange>
              </w:rPr>
              <w:t>2.338</w:t>
            </w:r>
          </w:p>
        </w:tc>
      </w:tr>
      <w:tr w:rsidR="005F521B" w:rsidRPr="00B80682" w14:paraId="72BC30BA" w14:textId="77777777" w:rsidTr="00204A0A">
        <w:trPr>
          <w:jc w:val="center"/>
        </w:trPr>
        <w:tc>
          <w:tcPr>
            <w:tcW w:w="0" w:type="auto"/>
            <w:vMerge w:val="restart"/>
            <w:vAlign w:val="center"/>
          </w:tcPr>
          <w:p w14:paraId="6B58BFA4" w14:textId="77777777" w:rsidR="005F521B" w:rsidRPr="009373F7" w:rsidRDefault="005F521B" w:rsidP="00A81A58">
            <w:pPr>
              <w:pStyle w:val="Compact"/>
              <w:jc w:val="center"/>
              <w:rPr>
                <w:lang w:val="en-CA"/>
              </w:rPr>
            </w:pPr>
            <w:r w:rsidRPr="009373F7">
              <w:rPr>
                <w:b/>
                <w:bCs/>
                <w:lang w:val="en-CA"/>
              </w:rPr>
              <w:t>Claude</w:t>
            </w:r>
          </w:p>
        </w:tc>
        <w:tc>
          <w:tcPr>
            <w:tcW w:w="0" w:type="auto"/>
            <w:vAlign w:val="center"/>
          </w:tcPr>
          <w:p w14:paraId="46BCE360" w14:textId="77777777" w:rsidR="005F521B" w:rsidRPr="009373F7" w:rsidRDefault="005F521B" w:rsidP="00A81A58">
            <w:pPr>
              <w:pStyle w:val="Compact"/>
              <w:jc w:val="center"/>
              <w:rPr>
                <w:lang w:val="en-CA"/>
              </w:rPr>
            </w:pPr>
            <w:r w:rsidRPr="009373F7">
              <w:rPr>
                <w:lang w:val="en-CA"/>
              </w:rPr>
              <w:t>above</w:t>
            </w:r>
          </w:p>
        </w:tc>
        <w:tc>
          <w:tcPr>
            <w:tcW w:w="0" w:type="auto"/>
            <w:vAlign w:val="center"/>
          </w:tcPr>
          <w:p w14:paraId="576BA9D3" w14:textId="77777777" w:rsidR="005F521B" w:rsidRPr="009373F7" w:rsidRDefault="005F521B" w:rsidP="00A81A58">
            <w:pPr>
              <w:pStyle w:val="Compact"/>
              <w:jc w:val="center"/>
              <w:rPr>
                <w:lang w:val="en-CA"/>
              </w:rPr>
            </w:pPr>
            <w:r w:rsidRPr="009373F7">
              <w:rPr>
                <w:lang w:val="en-CA"/>
              </w:rPr>
              <w:t>1.27</w:t>
            </w:r>
          </w:p>
        </w:tc>
        <w:tc>
          <w:tcPr>
            <w:tcW w:w="0" w:type="auto"/>
            <w:vAlign w:val="center"/>
          </w:tcPr>
          <w:p w14:paraId="585ED639" w14:textId="77777777" w:rsidR="005F521B" w:rsidRPr="009373F7" w:rsidRDefault="005F521B" w:rsidP="00A81A58">
            <w:pPr>
              <w:pStyle w:val="Compact"/>
              <w:jc w:val="center"/>
              <w:rPr>
                <w:lang w:val="en-CA"/>
              </w:rPr>
            </w:pPr>
            <w:r w:rsidRPr="009373F7">
              <w:rPr>
                <w:lang w:val="en-CA"/>
              </w:rPr>
              <w:t>10.67</w:t>
            </w:r>
          </w:p>
        </w:tc>
        <w:tc>
          <w:tcPr>
            <w:tcW w:w="0" w:type="auto"/>
            <w:vAlign w:val="center"/>
          </w:tcPr>
          <w:p w14:paraId="494D28FD" w14:textId="77777777" w:rsidR="005F521B" w:rsidRPr="009373F7" w:rsidRDefault="005F521B" w:rsidP="00A81A58">
            <w:pPr>
              <w:pStyle w:val="Compact"/>
              <w:jc w:val="center"/>
              <w:rPr>
                <w:lang w:val="en-CA"/>
              </w:rPr>
            </w:pPr>
            <w:r w:rsidRPr="009373F7">
              <w:rPr>
                <w:lang w:val="en-CA"/>
              </w:rPr>
              <w:t>13.87</w:t>
            </w:r>
          </w:p>
        </w:tc>
        <w:tc>
          <w:tcPr>
            <w:tcW w:w="0" w:type="auto"/>
            <w:vAlign w:val="center"/>
          </w:tcPr>
          <w:p w14:paraId="302A5B69" w14:textId="77777777" w:rsidR="005F521B" w:rsidRPr="009373F7" w:rsidRDefault="005F521B" w:rsidP="00A81A58">
            <w:pPr>
              <w:pStyle w:val="Compact"/>
              <w:jc w:val="center"/>
              <w:rPr>
                <w:lang w:val="en-CA"/>
              </w:rPr>
            </w:pPr>
            <w:r w:rsidRPr="009373F7">
              <w:rPr>
                <w:lang w:val="en-CA"/>
              </w:rPr>
              <w:t>4.87</w:t>
            </w:r>
          </w:p>
        </w:tc>
        <w:tc>
          <w:tcPr>
            <w:tcW w:w="0" w:type="auto"/>
            <w:vAlign w:val="center"/>
          </w:tcPr>
          <w:p w14:paraId="64019B64" w14:textId="77777777" w:rsidR="005F521B" w:rsidRPr="009373F7" w:rsidRDefault="005F521B" w:rsidP="00A81A58">
            <w:pPr>
              <w:pStyle w:val="Compact"/>
              <w:jc w:val="center"/>
              <w:rPr>
                <w:lang w:val="en-CA"/>
              </w:rPr>
            </w:pPr>
            <w:r w:rsidRPr="009373F7">
              <w:rPr>
                <w:lang w:val="en-CA"/>
              </w:rPr>
              <w:t>6.87</w:t>
            </w:r>
          </w:p>
        </w:tc>
        <w:tc>
          <w:tcPr>
            <w:tcW w:w="0" w:type="auto"/>
            <w:vAlign w:val="center"/>
          </w:tcPr>
          <w:p w14:paraId="2CB339C6" w14:textId="77777777" w:rsidR="005F521B" w:rsidRPr="009373F7" w:rsidRDefault="005F521B" w:rsidP="00A81A58">
            <w:pPr>
              <w:pStyle w:val="Compact"/>
              <w:jc w:val="center"/>
              <w:rPr>
                <w:lang w:val="en-CA"/>
              </w:rPr>
            </w:pPr>
            <w:r w:rsidRPr="009373F7">
              <w:rPr>
                <w:lang w:val="en-CA"/>
              </w:rPr>
              <w:t>4.399</w:t>
            </w:r>
          </w:p>
        </w:tc>
      </w:tr>
      <w:tr w:rsidR="005F521B" w:rsidRPr="00B80682" w14:paraId="2915F73D" w14:textId="77777777" w:rsidTr="00204A0A">
        <w:trPr>
          <w:jc w:val="center"/>
        </w:trPr>
        <w:tc>
          <w:tcPr>
            <w:tcW w:w="0" w:type="auto"/>
            <w:vMerge/>
            <w:vAlign w:val="center"/>
          </w:tcPr>
          <w:p w14:paraId="38A63A92" w14:textId="77777777" w:rsidR="005F521B" w:rsidRPr="00B80682" w:rsidRDefault="005F521B" w:rsidP="00A81A58">
            <w:pPr>
              <w:pStyle w:val="Compact"/>
              <w:jc w:val="center"/>
              <w:rPr>
                <w:lang w:val="en-CA"/>
                <w:rPrChange w:id="372" w:author="Liam Pond, Mr" w:date="2026-09-16T14:36:00Z" w16du:dateUtc="2026-09-16T13:36:00Z">
                  <w:rPr/>
                </w:rPrChange>
              </w:rPr>
            </w:pPr>
          </w:p>
        </w:tc>
        <w:tc>
          <w:tcPr>
            <w:tcW w:w="0" w:type="auto"/>
            <w:vAlign w:val="center"/>
          </w:tcPr>
          <w:p w14:paraId="5C21B533" w14:textId="77777777" w:rsidR="005F521B" w:rsidRPr="00B80682" w:rsidRDefault="005F521B" w:rsidP="00A81A58">
            <w:pPr>
              <w:pStyle w:val="Compact"/>
              <w:jc w:val="center"/>
              <w:rPr>
                <w:lang w:val="en-CA"/>
                <w:rPrChange w:id="373" w:author="Liam Pond, Mr" w:date="2026-09-16T14:36:00Z" w16du:dateUtc="2026-09-16T13:36:00Z">
                  <w:rPr/>
                </w:rPrChange>
              </w:rPr>
            </w:pPr>
            <w:r w:rsidRPr="00B80682">
              <w:rPr>
                <w:lang w:val="en-CA"/>
                <w:rPrChange w:id="374" w:author="Liam Pond, Mr" w:date="2026-09-16T14:36:00Z" w16du:dateUtc="2026-09-16T13:36:00Z">
                  <w:rPr/>
                </w:rPrChange>
              </w:rPr>
              <w:t>below</w:t>
            </w:r>
          </w:p>
        </w:tc>
        <w:tc>
          <w:tcPr>
            <w:tcW w:w="0" w:type="auto"/>
            <w:vAlign w:val="center"/>
          </w:tcPr>
          <w:p w14:paraId="14314E48" w14:textId="77777777" w:rsidR="005F521B" w:rsidRPr="00B80682" w:rsidRDefault="005F521B" w:rsidP="00A81A58">
            <w:pPr>
              <w:pStyle w:val="Compact"/>
              <w:jc w:val="center"/>
              <w:rPr>
                <w:lang w:val="en-CA"/>
                <w:rPrChange w:id="375" w:author="Liam Pond, Mr" w:date="2026-09-16T14:36:00Z" w16du:dateUtc="2026-09-16T13:36:00Z">
                  <w:rPr/>
                </w:rPrChange>
              </w:rPr>
            </w:pPr>
            <w:r w:rsidRPr="00B80682">
              <w:rPr>
                <w:lang w:val="en-CA"/>
                <w:rPrChange w:id="376" w:author="Liam Pond, Mr" w:date="2026-09-16T14:36:00Z" w16du:dateUtc="2026-09-16T13:36:00Z">
                  <w:rPr/>
                </w:rPrChange>
              </w:rPr>
              <w:t>2.80</w:t>
            </w:r>
          </w:p>
        </w:tc>
        <w:tc>
          <w:tcPr>
            <w:tcW w:w="0" w:type="auto"/>
            <w:vAlign w:val="center"/>
          </w:tcPr>
          <w:p w14:paraId="4294D116" w14:textId="77777777" w:rsidR="005F521B" w:rsidRPr="00B80682" w:rsidRDefault="005F521B" w:rsidP="00A81A58">
            <w:pPr>
              <w:pStyle w:val="Compact"/>
              <w:jc w:val="center"/>
              <w:rPr>
                <w:lang w:val="en-CA"/>
                <w:rPrChange w:id="377" w:author="Liam Pond, Mr" w:date="2026-09-16T14:36:00Z" w16du:dateUtc="2026-09-16T13:36:00Z">
                  <w:rPr/>
                </w:rPrChange>
              </w:rPr>
            </w:pPr>
            <w:r w:rsidRPr="00B80682">
              <w:rPr>
                <w:lang w:val="en-CA"/>
                <w:rPrChange w:id="378" w:author="Liam Pond, Mr" w:date="2026-09-16T14:36:00Z" w16du:dateUtc="2026-09-16T13:36:00Z">
                  <w:rPr/>
                </w:rPrChange>
              </w:rPr>
              <w:t>10.60</w:t>
            </w:r>
          </w:p>
        </w:tc>
        <w:tc>
          <w:tcPr>
            <w:tcW w:w="0" w:type="auto"/>
            <w:vAlign w:val="center"/>
          </w:tcPr>
          <w:p w14:paraId="622603EB" w14:textId="77777777" w:rsidR="005F521B" w:rsidRPr="00B80682" w:rsidRDefault="005F521B" w:rsidP="00A81A58">
            <w:pPr>
              <w:pStyle w:val="Compact"/>
              <w:jc w:val="center"/>
              <w:rPr>
                <w:lang w:val="en-CA"/>
                <w:rPrChange w:id="379" w:author="Liam Pond, Mr" w:date="2026-09-16T14:36:00Z" w16du:dateUtc="2026-09-16T13:36:00Z">
                  <w:rPr/>
                </w:rPrChange>
              </w:rPr>
            </w:pPr>
            <w:r w:rsidRPr="00B80682">
              <w:rPr>
                <w:lang w:val="en-CA"/>
                <w:rPrChange w:id="380" w:author="Liam Pond, Mr" w:date="2026-09-16T14:36:00Z" w16du:dateUtc="2026-09-16T13:36:00Z">
                  <w:rPr/>
                </w:rPrChange>
              </w:rPr>
              <w:t>14.73</w:t>
            </w:r>
          </w:p>
        </w:tc>
        <w:tc>
          <w:tcPr>
            <w:tcW w:w="0" w:type="auto"/>
            <w:vAlign w:val="center"/>
          </w:tcPr>
          <w:p w14:paraId="677140C9" w14:textId="77777777" w:rsidR="005F521B" w:rsidRPr="00B80682" w:rsidRDefault="005F521B" w:rsidP="00A81A58">
            <w:pPr>
              <w:pStyle w:val="Compact"/>
              <w:jc w:val="center"/>
              <w:rPr>
                <w:lang w:val="en-CA"/>
                <w:rPrChange w:id="381" w:author="Liam Pond, Mr" w:date="2026-09-16T14:36:00Z" w16du:dateUtc="2026-09-16T13:36:00Z">
                  <w:rPr/>
                </w:rPrChange>
              </w:rPr>
            </w:pPr>
            <w:r w:rsidRPr="00B80682">
              <w:rPr>
                <w:lang w:val="en-CA"/>
                <w:rPrChange w:id="382" w:author="Liam Pond, Mr" w:date="2026-09-16T14:36:00Z" w16du:dateUtc="2026-09-16T13:36:00Z">
                  <w:rPr/>
                </w:rPrChange>
              </w:rPr>
              <w:t>11.87</w:t>
            </w:r>
          </w:p>
        </w:tc>
        <w:tc>
          <w:tcPr>
            <w:tcW w:w="0" w:type="auto"/>
            <w:vAlign w:val="center"/>
          </w:tcPr>
          <w:p w14:paraId="7ECF46DE" w14:textId="77777777" w:rsidR="005F521B" w:rsidRPr="00B80682" w:rsidRDefault="005F521B" w:rsidP="00A81A58">
            <w:pPr>
              <w:pStyle w:val="Compact"/>
              <w:jc w:val="center"/>
              <w:rPr>
                <w:lang w:val="en-CA"/>
                <w:rPrChange w:id="383" w:author="Liam Pond, Mr" w:date="2026-09-16T14:36:00Z" w16du:dateUtc="2026-09-16T13:36:00Z">
                  <w:rPr/>
                </w:rPrChange>
              </w:rPr>
            </w:pPr>
            <w:r w:rsidRPr="00B80682">
              <w:rPr>
                <w:lang w:val="en-CA"/>
                <w:rPrChange w:id="384" w:author="Liam Pond, Mr" w:date="2026-09-16T14:36:00Z" w16du:dateUtc="2026-09-16T13:36:00Z">
                  <w:rPr/>
                </w:rPrChange>
              </w:rPr>
              <w:t>11.67</w:t>
            </w:r>
          </w:p>
        </w:tc>
        <w:tc>
          <w:tcPr>
            <w:tcW w:w="0" w:type="auto"/>
            <w:vAlign w:val="center"/>
          </w:tcPr>
          <w:p w14:paraId="70DEA968" w14:textId="77777777" w:rsidR="005F521B" w:rsidRPr="00B80682" w:rsidRDefault="005F521B" w:rsidP="00A81A58">
            <w:pPr>
              <w:pStyle w:val="Compact"/>
              <w:jc w:val="center"/>
              <w:rPr>
                <w:lang w:val="en-CA"/>
                <w:rPrChange w:id="385" w:author="Liam Pond, Mr" w:date="2026-09-16T14:36:00Z" w16du:dateUtc="2026-09-16T13:36:00Z">
                  <w:rPr/>
                </w:rPrChange>
              </w:rPr>
            </w:pPr>
            <w:r w:rsidRPr="00B80682">
              <w:rPr>
                <w:lang w:val="en-CA"/>
                <w:rPrChange w:id="386" w:author="Liam Pond, Mr" w:date="2026-09-16T14:36:00Z" w16du:dateUtc="2026-09-16T13:36:00Z">
                  <w:rPr/>
                </w:rPrChange>
              </w:rPr>
              <w:t>4.008</w:t>
            </w:r>
          </w:p>
        </w:tc>
      </w:tr>
      <w:tr w:rsidR="005F521B" w:rsidRPr="00B80682" w14:paraId="4E4366BD" w14:textId="77777777" w:rsidTr="00204A0A">
        <w:trPr>
          <w:jc w:val="center"/>
        </w:trPr>
        <w:tc>
          <w:tcPr>
            <w:tcW w:w="0" w:type="auto"/>
            <w:vMerge w:val="restart"/>
            <w:vAlign w:val="center"/>
          </w:tcPr>
          <w:p w14:paraId="4ABAADC2" w14:textId="77777777" w:rsidR="005F521B" w:rsidRPr="009373F7" w:rsidRDefault="005F521B" w:rsidP="00A81A58">
            <w:pPr>
              <w:pStyle w:val="Compact"/>
              <w:jc w:val="center"/>
              <w:rPr>
                <w:lang w:val="en-CA"/>
              </w:rPr>
            </w:pPr>
            <w:r w:rsidRPr="009373F7">
              <w:rPr>
                <w:b/>
                <w:bCs/>
                <w:lang w:val="en-CA"/>
              </w:rPr>
              <w:t>Gemini</w:t>
            </w:r>
          </w:p>
        </w:tc>
        <w:tc>
          <w:tcPr>
            <w:tcW w:w="0" w:type="auto"/>
            <w:vAlign w:val="center"/>
          </w:tcPr>
          <w:p w14:paraId="76A8DA11" w14:textId="77777777" w:rsidR="005F521B" w:rsidRPr="009373F7" w:rsidRDefault="005F521B" w:rsidP="00A81A58">
            <w:pPr>
              <w:pStyle w:val="Compact"/>
              <w:jc w:val="center"/>
              <w:rPr>
                <w:lang w:val="en-CA"/>
              </w:rPr>
            </w:pPr>
            <w:r w:rsidRPr="009373F7">
              <w:rPr>
                <w:lang w:val="en-CA"/>
              </w:rPr>
              <w:t>above</w:t>
            </w:r>
          </w:p>
        </w:tc>
        <w:tc>
          <w:tcPr>
            <w:tcW w:w="0" w:type="auto"/>
            <w:vAlign w:val="center"/>
          </w:tcPr>
          <w:p w14:paraId="46C2C246" w14:textId="77777777" w:rsidR="005F521B" w:rsidRPr="009373F7" w:rsidRDefault="005F521B" w:rsidP="00A81A58">
            <w:pPr>
              <w:pStyle w:val="Compact"/>
              <w:jc w:val="center"/>
              <w:rPr>
                <w:lang w:val="en-CA"/>
              </w:rPr>
            </w:pPr>
            <w:r w:rsidRPr="009373F7">
              <w:rPr>
                <w:lang w:val="en-CA"/>
              </w:rPr>
              <w:t>0.27</w:t>
            </w:r>
          </w:p>
        </w:tc>
        <w:tc>
          <w:tcPr>
            <w:tcW w:w="0" w:type="auto"/>
            <w:vAlign w:val="center"/>
          </w:tcPr>
          <w:p w14:paraId="38A3DA43" w14:textId="77777777" w:rsidR="005F521B" w:rsidRPr="009373F7" w:rsidRDefault="005F521B" w:rsidP="00A81A58">
            <w:pPr>
              <w:pStyle w:val="Compact"/>
              <w:jc w:val="center"/>
              <w:rPr>
                <w:lang w:val="en-CA"/>
              </w:rPr>
            </w:pPr>
            <w:r w:rsidRPr="009373F7">
              <w:rPr>
                <w:lang w:val="en-CA"/>
              </w:rPr>
              <w:t>1.27</w:t>
            </w:r>
          </w:p>
        </w:tc>
        <w:tc>
          <w:tcPr>
            <w:tcW w:w="0" w:type="auto"/>
            <w:vAlign w:val="center"/>
          </w:tcPr>
          <w:p w14:paraId="00F90639" w14:textId="77777777" w:rsidR="005F521B" w:rsidRPr="009373F7" w:rsidRDefault="005F521B" w:rsidP="00A81A58">
            <w:pPr>
              <w:pStyle w:val="Compact"/>
              <w:jc w:val="center"/>
              <w:rPr>
                <w:lang w:val="en-CA"/>
              </w:rPr>
            </w:pPr>
            <w:r w:rsidRPr="009373F7">
              <w:rPr>
                <w:lang w:val="en-CA"/>
              </w:rPr>
              <w:t>8.60</w:t>
            </w:r>
          </w:p>
        </w:tc>
        <w:tc>
          <w:tcPr>
            <w:tcW w:w="0" w:type="auto"/>
            <w:vAlign w:val="center"/>
          </w:tcPr>
          <w:p w14:paraId="6C706FED" w14:textId="77777777" w:rsidR="005F521B" w:rsidRPr="009373F7" w:rsidRDefault="005F521B" w:rsidP="00A81A58">
            <w:pPr>
              <w:pStyle w:val="Compact"/>
              <w:jc w:val="center"/>
              <w:rPr>
                <w:lang w:val="en-CA"/>
              </w:rPr>
            </w:pPr>
            <w:r w:rsidRPr="009373F7">
              <w:rPr>
                <w:lang w:val="en-CA"/>
              </w:rPr>
              <w:t>1.00</w:t>
            </w:r>
          </w:p>
        </w:tc>
        <w:tc>
          <w:tcPr>
            <w:tcW w:w="0" w:type="auto"/>
            <w:vAlign w:val="center"/>
          </w:tcPr>
          <w:p w14:paraId="3082D248" w14:textId="77777777" w:rsidR="005F521B" w:rsidRPr="009373F7" w:rsidRDefault="005F521B" w:rsidP="00A81A58">
            <w:pPr>
              <w:pStyle w:val="Compact"/>
              <w:jc w:val="center"/>
              <w:rPr>
                <w:lang w:val="en-CA"/>
              </w:rPr>
            </w:pPr>
            <w:r w:rsidRPr="009373F7">
              <w:rPr>
                <w:lang w:val="en-CA"/>
              </w:rPr>
              <w:t>2.73</w:t>
            </w:r>
          </w:p>
        </w:tc>
        <w:tc>
          <w:tcPr>
            <w:tcW w:w="0" w:type="auto"/>
            <w:vAlign w:val="center"/>
          </w:tcPr>
          <w:p w14:paraId="25C9EADA" w14:textId="77777777" w:rsidR="005F521B" w:rsidRPr="009373F7" w:rsidRDefault="005F521B" w:rsidP="00A81A58">
            <w:pPr>
              <w:pStyle w:val="Compact"/>
              <w:jc w:val="center"/>
              <w:rPr>
                <w:lang w:val="en-CA"/>
              </w:rPr>
            </w:pPr>
            <w:r w:rsidRPr="009373F7">
              <w:rPr>
                <w:lang w:val="en-CA"/>
              </w:rPr>
              <w:t>3.022</w:t>
            </w:r>
          </w:p>
        </w:tc>
      </w:tr>
      <w:tr w:rsidR="005F521B" w:rsidRPr="00B80682" w14:paraId="335A5B2B" w14:textId="77777777" w:rsidTr="00204A0A">
        <w:trPr>
          <w:jc w:val="center"/>
        </w:trPr>
        <w:tc>
          <w:tcPr>
            <w:tcW w:w="0" w:type="auto"/>
            <w:vMerge/>
            <w:vAlign w:val="center"/>
          </w:tcPr>
          <w:p w14:paraId="0AC94DAF" w14:textId="77777777" w:rsidR="005F521B" w:rsidRPr="00B80682" w:rsidRDefault="005F521B" w:rsidP="00A81A58">
            <w:pPr>
              <w:pStyle w:val="Compact"/>
              <w:jc w:val="center"/>
              <w:rPr>
                <w:lang w:val="en-CA"/>
                <w:rPrChange w:id="387" w:author="Liam Pond, Mr" w:date="2026-09-16T14:36:00Z" w16du:dateUtc="2026-09-16T13:36:00Z">
                  <w:rPr/>
                </w:rPrChange>
              </w:rPr>
            </w:pPr>
          </w:p>
        </w:tc>
        <w:tc>
          <w:tcPr>
            <w:tcW w:w="0" w:type="auto"/>
            <w:vAlign w:val="center"/>
          </w:tcPr>
          <w:p w14:paraId="67B5F110" w14:textId="77777777" w:rsidR="005F521B" w:rsidRPr="00B80682" w:rsidRDefault="005F521B" w:rsidP="00A81A58">
            <w:pPr>
              <w:pStyle w:val="Compact"/>
              <w:jc w:val="center"/>
              <w:rPr>
                <w:lang w:val="en-CA"/>
                <w:rPrChange w:id="388" w:author="Liam Pond, Mr" w:date="2026-09-16T14:36:00Z" w16du:dateUtc="2026-09-16T13:36:00Z">
                  <w:rPr/>
                </w:rPrChange>
              </w:rPr>
            </w:pPr>
            <w:r w:rsidRPr="00B80682">
              <w:rPr>
                <w:lang w:val="en-CA"/>
                <w:rPrChange w:id="389" w:author="Liam Pond, Mr" w:date="2026-09-16T14:36:00Z" w16du:dateUtc="2026-09-16T13:36:00Z">
                  <w:rPr/>
                </w:rPrChange>
              </w:rPr>
              <w:t>below</w:t>
            </w:r>
          </w:p>
        </w:tc>
        <w:tc>
          <w:tcPr>
            <w:tcW w:w="0" w:type="auto"/>
            <w:vAlign w:val="center"/>
          </w:tcPr>
          <w:p w14:paraId="49EDDF62" w14:textId="77777777" w:rsidR="005F521B" w:rsidRPr="00B80682" w:rsidRDefault="005F521B" w:rsidP="00A81A58">
            <w:pPr>
              <w:pStyle w:val="Compact"/>
              <w:jc w:val="center"/>
              <w:rPr>
                <w:lang w:val="en-CA"/>
                <w:rPrChange w:id="390" w:author="Liam Pond, Mr" w:date="2026-09-16T14:36:00Z" w16du:dateUtc="2026-09-16T13:36:00Z">
                  <w:rPr/>
                </w:rPrChange>
              </w:rPr>
            </w:pPr>
            <w:r w:rsidRPr="00B80682">
              <w:rPr>
                <w:lang w:val="en-CA"/>
                <w:rPrChange w:id="391" w:author="Liam Pond, Mr" w:date="2026-09-16T14:36:00Z" w16du:dateUtc="2026-09-16T13:36:00Z">
                  <w:rPr/>
                </w:rPrChange>
              </w:rPr>
              <w:t>0.13</w:t>
            </w:r>
          </w:p>
        </w:tc>
        <w:tc>
          <w:tcPr>
            <w:tcW w:w="0" w:type="auto"/>
            <w:vAlign w:val="center"/>
          </w:tcPr>
          <w:p w14:paraId="459F9402" w14:textId="77777777" w:rsidR="005F521B" w:rsidRPr="00B80682" w:rsidRDefault="005F521B" w:rsidP="00A81A58">
            <w:pPr>
              <w:pStyle w:val="Compact"/>
              <w:jc w:val="center"/>
              <w:rPr>
                <w:lang w:val="en-CA"/>
                <w:rPrChange w:id="392" w:author="Liam Pond, Mr" w:date="2026-09-16T14:36:00Z" w16du:dateUtc="2026-09-16T13:36:00Z">
                  <w:rPr/>
                </w:rPrChange>
              </w:rPr>
            </w:pPr>
            <w:r w:rsidRPr="00B80682">
              <w:rPr>
                <w:lang w:val="en-CA"/>
                <w:rPrChange w:id="393" w:author="Liam Pond, Mr" w:date="2026-09-16T14:36:00Z" w16du:dateUtc="2026-09-16T13:36:00Z">
                  <w:rPr/>
                </w:rPrChange>
              </w:rPr>
              <w:t>3.27</w:t>
            </w:r>
          </w:p>
        </w:tc>
        <w:tc>
          <w:tcPr>
            <w:tcW w:w="0" w:type="auto"/>
            <w:vAlign w:val="center"/>
          </w:tcPr>
          <w:p w14:paraId="15FDEFAA" w14:textId="77777777" w:rsidR="005F521B" w:rsidRPr="00B80682" w:rsidRDefault="005F521B" w:rsidP="00A81A58">
            <w:pPr>
              <w:pStyle w:val="Compact"/>
              <w:jc w:val="center"/>
              <w:rPr>
                <w:lang w:val="en-CA"/>
                <w:rPrChange w:id="394" w:author="Liam Pond, Mr" w:date="2026-09-16T14:36:00Z" w16du:dateUtc="2026-09-16T13:36:00Z">
                  <w:rPr/>
                </w:rPrChange>
              </w:rPr>
            </w:pPr>
            <w:r w:rsidRPr="00B80682">
              <w:rPr>
                <w:lang w:val="en-CA"/>
                <w:rPrChange w:id="395" w:author="Liam Pond, Mr" w:date="2026-09-16T14:36:00Z" w16du:dateUtc="2026-09-16T13:36:00Z">
                  <w:rPr/>
                </w:rPrChange>
              </w:rPr>
              <w:t>6.67</w:t>
            </w:r>
          </w:p>
        </w:tc>
        <w:tc>
          <w:tcPr>
            <w:tcW w:w="0" w:type="auto"/>
            <w:vAlign w:val="center"/>
          </w:tcPr>
          <w:p w14:paraId="49E0058E" w14:textId="77777777" w:rsidR="005F521B" w:rsidRPr="00B80682" w:rsidRDefault="005F521B" w:rsidP="00A81A58">
            <w:pPr>
              <w:pStyle w:val="Compact"/>
              <w:jc w:val="center"/>
              <w:rPr>
                <w:lang w:val="en-CA"/>
                <w:rPrChange w:id="396" w:author="Liam Pond, Mr" w:date="2026-09-16T14:36:00Z" w16du:dateUtc="2026-09-16T13:36:00Z">
                  <w:rPr/>
                </w:rPrChange>
              </w:rPr>
            </w:pPr>
            <w:r w:rsidRPr="00B80682">
              <w:rPr>
                <w:lang w:val="en-CA"/>
                <w:rPrChange w:id="397" w:author="Liam Pond, Mr" w:date="2026-09-16T14:36:00Z" w16du:dateUtc="2026-09-16T13:36:00Z">
                  <w:rPr/>
                </w:rPrChange>
              </w:rPr>
              <w:t>4.67</w:t>
            </w:r>
          </w:p>
        </w:tc>
        <w:tc>
          <w:tcPr>
            <w:tcW w:w="0" w:type="auto"/>
            <w:vAlign w:val="center"/>
          </w:tcPr>
          <w:p w14:paraId="3241E64A" w14:textId="77777777" w:rsidR="005F521B" w:rsidRPr="00B80682" w:rsidRDefault="005F521B" w:rsidP="00A81A58">
            <w:pPr>
              <w:pStyle w:val="Compact"/>
              <w:jc w:val="center"/>
              <w:rPr>
                <w:lang w:val="en-CA"/>
                <w:rPrChange w:id="398" w:author="Liam Pond, Mr" w:date="2026-09-16T14:36:00Z" w16du:dateUtc="2026-09-16T13:36:00Z">
                  <w:rPr/>
                </w:rPrChange>
              </w:rPr>
            </w:pPr>
            <w:r w:rsidRPr="00B80682">
              <w:rPr>
                <w:lang w:val="en-CA"/>
                <w:rPrChange w:id="399" w:author="Liam Pond, Mr" w:date="2026-09-16T14:36:00Z" w16du:dateUtc="2026-09-16T13:36:00Z">
                  <w:rPr/>
                </w:rPrChange>
              </w:rPr>
              <w:t>5.07</w:t>
            </w:r>
          </w:p>
        </w:tc>
        <w:tc>
          <w:tcPr>
            <w:tcW w:w="0" w:type="auto"/>
            <w:vAlign w:val="center"/>
          </w:tcPr>
          <w:p w14:paraId="252C6639" w14:textId="77777777" w:rsidR="005F521B" w:rsidRPr="00B80682" w:rsidRDefault="005F521B" w:rsidP="00A81A58">
            <w:pPr>
              <w:pStyle w:val="Compact"/>
              <w:jc w:val="center"/>
              <w:rPr>
                <w:lang w:val="en-CA"/>
                <w:rPrChange w:id="400" w:author="Liam Pond, Mr" w:date="2026-09-16T14:36:00Z" w16du:dateUtc="2026-09-16T13:36:00Z">
                  <w:rPr/>
                </w:rPrChange>
              </w:rPr>
            </w:pPr>
            <w:r w:rsidRPr="00B80682">
              <w:rPr>
                <w:lang w:val="en-CA"/>
                <w:rPrChange w:id="401" w:author="Liam Pond, Mr" w:date="2026-09-16T14:36:00Z" w16du:dateUtc="2026-09-16T13:36:00Z">
                  <w:rPr/>
                </w:rPrChange>
              </w:rPr>
              <w:t>2.199</w:t>
            </w:r>
          </w:p>
        </w:tc>
      </w:tr>
    </w:tbl>
    <w:p w14:paraId="2C685EE2" w14:textId="77777777" w:rsidR="00A86C91" w:rsidRPr="009373F7" w:rsidRDefault="00000000">
      <w:pPr>
        <w:pStyle w:val="BodyText"/>
        <w:rPr>
          <w:lang w:val="en-CA"/>
        </w:rPr>
      </w:pPr>
      <w:r w:rsidRPr="009373F7">
        <w:rPr>
          <w:lang w:val="en-CA"/>
        </w:rPr>
        <w:lastRenderedPageBreak/>
        <w:t>Example 5. Performance above and below the cantus firmus by species (M4): average violations per run, raw corpus.</w:t>
      </w:r>
    </w:p>
    <w:p w14:paraId="3B0CCAE9" w14:textId="6F196DD5" w:rsidR="00A86C91" w:rsidRPr="009373F7" w:rsidRDefault="00A81A58">
      <w:pPr>
        <w:pStyle w:val="BodyText"/>
        <w:rPr>
          <w:lang w:val="en-CA"/>
        </w:rPr>
      </w:pPr>
      <w:r w:rsidRPr="009373F7">
        <w:rPr>
          <w:lang w:val="en-CA"/>
        </w:rPr>
        <w:t xml:space="preserve">[2.12] The fourth species </w:t>
      </w:r>
      <w:r w:rsidR="00EC5BB6" w:rsidRPr="009373F7">
        <w:rPr>
          <w:lang w:val="en-CA"/>
        </w:rPr>
        <w:t>produces</w:t>
      </w:r>
      <w:r w:rsidRPr="009373F7">
        <w:rPr>
          <w:lang w:val="en-CA"/>
        </w:rPr>
        <w:t xml:space="preserve"> the widest above-below gap for Claude and ChatGPT: ChatGPT moves from 1.00 violations above to 3.93 below, Claude from 4.87 to 11.87. The admissible suspensions differ according to voice position: 7-6, 4-3, and 9-8 above the cantus firmus, and 2-3, 4-5, and 9-10 below. The model must therefore switch between two distinct suspension repertoires depending on where the counterpoint is placed, and Claude</w:t>
      </w:r>
      <w:r w:rsidR="00631897">
        <w:rPr>
          <w:lang w:val="en-CA"/>
        </w:rPr>
        <w:t>’</w:t>
      </w:r>
      <w:r w:rsidRPr="009373F7">
        <w:rPr>
          <w:lang w:val="en-CA"/>
        </w:rPr>
        <w:t>s gap concentrates precisely on the codes governing that switch, S4-5 (invalid suspension types below the CF) and S4-9 (consonant syncopation freedom). Second species presents the sharpest above-below contrast for ChatGPT (1.53 vs. 7.27), with below-CF violations concentrating on the perfect fourth treated as consonant on the downbeat (S2-1), the fourth failing the passing-tone criteria on the upbeat (S2-2), and the misapplied below-CF cadence formula (S2-4). Claude</w:t>
      </w:r>
      <w:r w:rsidR="00631897">
        <w:rPr>
          <w:lang w:val="en-CA"/>
        </w:rPr>
        <w:t>’</w:t>
      </w:r>
      <w:r w:rsidRPr="009373F7">
        <w:rPr>
          <w:lang w:val="en-CA"/>
        </w:rPr>
        <w:t>s second species shows a notable anomaly: its above and below averages are nearly identical (10.67 vs. 10.60), indicating that its second-species difficulties are largely independent of voice position. Gemini</w:t>
      </w:r>
      <w:r w:rsidR="00631897">
        <w:rPr>
          <w:lang w:val="en-CA"/>
        </w:rPr>
        <w:t>’</w:t>
      </w:r>
      <w:r w:rsidRPr="009373F7">
        <w:rPr>
          <w:lang w:val="en-CA"/>
        </w:rPr>
        <w:t>s third species, finally, reverses the global pattern (8.60 above, 6.67 below), driven by structural reduction parallels (S3-7) concentrated in above-CF configurations; more generally, voice position reorganizes Gemini</w:t>
      </w:r>
      <w:r w:rsidR="00631897">
        <w:rPr>
          <w:lang w:val="en-CA"/>
        </w:rPr>
        <w:t>’</w:t>
      </w:r>
      <w:r w:rsidRPr="009373F7">
        <w:rPr>
          <w:lang w:val="en-CA"/>
        </w:rPr>
        <w:t>s difficulty hierarchy in a way that it does not for the other two models, as the divergence of its above and below standard deviations indicates.</w:t>
      </w:r>
    </w:p>
    <w:p w14:paraId="74D11912" w14:textId="76AC91FB" w:rsidR="00A86C91" w:rsidRPr="009373F7" w:rsidRDefault="00000000">
      <w:pPr>
        <w:pStyle w:val="BodyText"/>
        <w:rPr>
          <w:lang w:val="en-CA"/>
        </w:rPr>
      </w:pPr>
      <w:r w:rsidRPr="009373F7">
        <w:rPr>
          <w:lang w:val="en-CA"/>
        </w:rPr>
        <w:t xml:space="preserve">[2.13] The influence of the individual cantus firmus was also measured (M5). Its principal finding reinforces the positional asymmetry: from second species onward, the cantus firmi on F and G prove systematically more difficult than those on A, C, and E, and the gap widens when the counterpoint lies below. The pattern is clearest in </w:t>
      </w:r>
      <w:r w:rsidR="00A81A58" w:rsidRPr="009373F7">
        <w:rPr>
          <w:lang w:val="en-CA"/>
        </w:rPr>
        <w:t xml:space="preserve">the </w:t>
      </w:r>
      <w:r w:rsidRPr="009373F7">
        <w:rPr>
          <w:lang w:val="en-CA"/>
        </w:rPr>
        <w:t>fourth species, where Claude</w:t>
      </w:r>
      <w:r w:rsidR="00631897">
        <w:rPr>
          <w:lang w:val="en-CA"/>
        </w:rPr>
        <w:t>’</w:t>
      </w:r>
      <w:r w:rsidRPr="009373F7">
        <w:rPr>
          <w:lang w:val="en-CA"/>
        </w:rPr>
        <w:t>s pooled averages on F (12.83) and G (14.67) reach roughly twice its values on A (4.33) and C (6.67), and four times its value on E (3.33), whereas ChatGPT and Gemini exhibit a far more moderate spread across the five cantus firmi.</w:t>
      </w:r>
    </w:p>
    <w:p w14:paraId="5C0814A9" w14:textId="77777777" w:rsidR="00CA6CD0" w:rsidRPr="009373F7" w:rsidRDefault="00CA6CD0" w:rsidP="00CA6CD0">
      <w:pPr>
        <w:pStyle w:val="Heading3"/>
        <w:rPr>
          <w:lang w:val="en-CA"/>
        </w:rPr>
      </w:pPr>
      <w:bookmarkStart w:id="402" w:name="performance-across-the-cantus-firmi-m5"/>
      <w:bookmarkStart w:id="403" w:name="_Toc228134522"/>
      <w:r w:rsidRPr="009373F7">
        <w:rPr>
          <w:lang w:val="en-CA"/>
        </w:rPr>
        <w:t xml:space="preserve">Performance across the </w:t>
      </w:r>
      <w:r w:rsidRPr="009373F7">
        <w:rPr>
          <w:i/>
          <w:lang w:val="en-CA"/>
        </w:rPr>
        <w:t>Cantus Firmi</w:t>
      </w:r>
      <w:r w:rsidRPr="009373F7">
        <w:rPr>
          <w:lang w:val="en-CA"/>
        </w:rPr>
        <w:t xml:space="preserve"> (M5)</w:t>
      </w:r>
      <w:bookmarkEnd w:id="402"/>
      <w:bookmarkEnd w:id="403"/>
    </w:p>
    <w:p w14:paraId="3D0D773A" w14:textId="77777777" w:rsidR="00CA6CD0" w:rsidRPr="009373F7" w:rsidRDefault="00CA6CD0" w:rsidP="00CA6CD0">
      <w:pPr>
        <w:pStyle w:val="FirstParagraph"/>
        <w:rPr>
          <w:lang w:val="en-CA"/>
        </w:rPr>
      </w:pPr>
      <w:r w:rsidRPr="009373F7">
        <w:rPr>
          <w:lang w:val="en-CA"/>
        </w:rPr>
        <w:t xml:space="preserve">[2.14] The five </w:t>
      </w:r>
      <w:r w:rsidRPr="009373F7">
        <w:rPr>
          <w:i/>
          <w:lang w:val="en-CA"/>
        </w:rPr>
        <w:t>cantus firmi</w:t>
      </w:r>
      <w:r w:rsidRPr="009373F7">
        <w:rPr>
          <w:lang w:val="en-CA"/>
        </w:rPr>
        <w:t xml:space="preserve"> that structure the corpus differ in length, modal orientation, and cadential approach. M5 measures whether these properties exert a detectable influence on model performance, and whether they affect the three models comparably. The analysis that follows presents the mean number of violations per run by </w:t>
      </w:r>
      <w:r w:rsidRPr="009373F7">
        <w:rPr>
          <w:i/>
          <w:lang w:val="en-CA"/>
        </w:rPr>
        <w:t>cantus firmus</w:t>
      </w:r>
      <w:r w:rsidRPr="009373F7">
        <w:rPr>
          <w:lang w:val="en-CA"/>
        </w:rPr>
        <w:t xml:space="preserve"> and model, first pooled over species and positions, then stratified by position and by species.</w:t>
      </w:r>
    </w:p>
    <w:p w14:paraId="67464ED6" w14:textId="036E138F" w:rsidR="00DE0CA8" w:rsidRPr="009373F7" w:rsidRDefault="00CA6CD0" w:rsidP="00CA6CD0">
      <w:pPr>
        <w:pStyle w:val="BodyText"/>
        <w:rPr>
          <w:lang w:val="en-CA"/>
        </w:rPr>
      </w:pPr>
      <w:r w:rsidRPr="009373F7">
        <w:rPr>
          <w:lang w:val="en-CA"/>
        </w:rPr>
        <w:t xml:space="preserve">[2.15] A clear ordering emerges at the column level: the cantus on G (6.46) and the cantus on F (6.24) prove globally the most challenging, while the cantus on E (4.44), on C (4.81), and on A (5.16) are noticeably easier. All three models concur in identifying the </w:t>
      </w:r>
      <w:r w:rsidRPr="009373F7">
        <w:rPr>
          <w:i/>
          <w:lang w:val="en-CA"/>
        </w:rPr>
        <w:t>cantus</w:t>
      </w:r>
      <w:r w:rsidRPr="009373F7">
        <w:rPr>
          <w:lang w:val="en-CA"/>
        </w:rPr>
        <w:t xml:space="preserve"> on G as the most </w:t>
      </w:r>
      <w:r w:rsidRPr="009373F7">
        <w:rPr>
          <w:lang w:val="en-CA"/>
        </w:rPr>
        <w:lastRenderedPageBreak/>
        <w:t xml:space="preserve">difficult; ChatGPT and Gemini further agree on the </w:t>
      </w:r>
      <w:r w:rsidRPr="009373F7">
        <w:rPr>
          <w:i/>
          <w:lang w:val="en-CA"/>
        </w:rPr>
        <w:t>cantus</w:t>
      </w:r>
      <w:r w:rsidRPr="009373F7">
        <w:rPr>
          <w:lang w:val="en-CA"/>
        </w:rPr>
        <w:t xml:space="preserve"> on C as the easiest, whereas Claude returns its strongest performance on the </w:t>
      </w:r>
      <w:r w:rsidRPr="009373F7">
        <w:rPr>
          <w:i/>
          <w:lang w:val="en-CA"/>
        </w:rPr>
        <w:t>cantus</w:t>
      </w:r>
      <w:r w:rsidRPr="009373F7">
        <w:rPr>
          <w:lang w:val="en-CA"/>
        </w:rPr>
        <w:t xml:space="preserve"> on E.</w:t>
      </w:r>
    </w:p>
    <w:tbl>
      <w:tblPr>
        <w:tblStyle w:val="TableGridLight"/>
        <w:tblW w:w="0" w:type="auto"/>
        <w:tblLook w:val="04A0" w:firstRow="1" w:lastRow="0" w:firstColumn="1" w:lastColumn="0" w:noHBand="0" w:noVBand="1"/>
      </w:tblPr>
      <w:tblGrid>
        <w:gridCol w:w="1217"/>
        <w:gridCol w:w="1007"/>
        <w:gridCol w:w="1011"/>
        <w:gridCol w:w="1011"/>
        <w:gridCol w:w="1011"/>
        <w:gridCol w:w="1018"/>
        <w:gridCol w:w="1018"/>
        <w:gridCol w:w="1020"/>
      </w:tblGrid>
      <w:tr w:rsidR="00CA6CD0" w:rsidRPr="00B80682" w14:paraId="23B54E68" w14:textId="77777777" w:rsidTr="00A81A58">
        <w:tc>
          <w:tcPr>
            <w:tcW w:w="1133" w:type="dxa"/>
            <w:tcBorders>
              <w:top w:val="single" w:sz="4" w:space="0" w:color="FFFFFF"/>
              <w:left w:val="single" w:sz="4" w:space="0" w:color="FFFFFF"/>
              <w:right w:val="single" w:sz="4" w:space="0" w:color="FFFFFF"/>
            </w:tcBorders>
            <w:vAlign w:val="center"/>
          </w:tcPr>
          <w:p w14:paraId="4FC0D83C" w14:textId="77777777" w:rsidR="00CA6CD0" w:rsidRPr="009373F7" w:rsidRDefault="00CA6CD0" w:rsidP="00A81A58">
            <w:pPr>
              <w:jc w:val="center"/>
              <w:rPr>
                <w:lang w:val="en-CA"/>
              </w:rPr>
            </w:pPr>
          </w:p>
        </w:tc>
        <w:tc>
          <w:tcPr>
            <w:tcW w:w="1007" w:type="dxa"/>
            <w:tcBorders>
              <w:top w:val="single" w:sz="4" w:space="0" w:color="FFFFFF"/>
              <w:left w:val="single" w:sz="4" w:space="0" w:color="FFFFFF"/>
            </w:tcBorders>
            <w:vAlign w:val="center"/>
          </w:tcPr>
          <w:p w14:paraId="343461FF" w14:textId="77777777" w:rsidR="00CA6CD0" w:rsidRPr="009373F7" w:rsidRDefault="00CA6CD0" w:rsidP="00A81A58">
            <w:pPr>
              <w:jc w:val="center"/>
              <w:rPr>
                <w:lang w:val="en-CA"/>
              </w:rPr>
            </w:pPr>
          </w:p>
        </w:tc>
        <w:tc>
          <w:tcPr>
            <w:tcW w:w="1011" w:type="dxa"/>
            <w:vAlign w:val="center"/>
          </w:tcPr>
          <w:p w14:paraId="58A03233" w14:textId="77777777" w:rsidR="00CA6CD0" w:rsidRPr="009373F7" w:rsidRDefault="00CA6CD0" w:rsidP="00A81A58">
            <w:pPr>
              <w:jc w:val="center"/>
              <w:rPr>
                <w:lang w:val="en-CA"/>
              </w:rPr>
            </w:pPr>
            <w:r w:rsidRPr="009373F7">
              <w:rPr>
                <w:b/>
                <w:lang w:val="en-CA"/>
              </w:rPr>
              <w:t>A</w:t>
            </w:r>
          </w:p>
        </w:tc>
        <w:tc>
          <w:tcPr>
            <w:tcW w:w="1011" w:type="dxa"/>
            <w:vAlign w:val="center"/>
          </w:tcPr>
          <w:p w14:paraId="14B2C212" w14:textId="77777777" w:rsidR="00CA6CD0" w:rsidRPr="009373F7" w:rsidRDefault="00CA6CD0" w:rsidP="00A81A58">
            <w:pPr>
              <w:jc w:val="center"/>
              <w:rPr>
                <w:lang w:val="en-CA"/>
              </w:rPr>
            </w:pPr>
            <w:r w:rsidRPr="009373F7">
              <w:rPr>
                <w:b/>
                <w:lang w:val="en-CA"/>
              </w:rPr>
              <w:t>C</w:t>
            </w:r>
          </w:p>
        </w:tc>
        <w:tc>
          <w:tcPr>
            <w:tcW w:w="1011" w:type="dxa"/>
            <w:vAlign w:val="center"/>
          </w:tcPr>
          <w:p w14:paraId="28CBE377" w14:textId="77777777" w:rsidR="00CA6CD0" w:rsidRPr="009373F7" w:rsidRDefault="00CA6CD0" w:rsidP="00A81A58">
            <w:pPr>
              <w:jc w:val="center"/>
              <w:rPr>
                <w:lang w:val="en-CA"/>
              </w:rPr>
            </w:pPr>
            <w:r w:rsidRPr="009373F7">
              <w:rPr>
                <w:b/>
                <w:lang w:val="en-CA"/>
              </w:rPr>
              <w:t>E</w:t>
            </w:r>
          </w:p>
        </w:tc>
        <w:tc>
          <w:tcPr>
            <w:tcW w:w="1018" w:type="dxa"/>
            <w:vAlign w:val="center"/>
          </w:tcPr>
          <w:p w14:paraId="30E2052D" w14:textId="77777777" w:rsidR="00CA6CD0" w:rsidRPr="009373F7" w:rsidRDefault="00CA6CD0" w:rsidP="00A81A58">
            <w:pPr>
              <w:jc w:val="center"/>
              <w:rPr>
                <w:lang w:val="en-CA"/>
              </w:rPr>
            </w:pPr>
            <w:r w:rsidRPr="009373F7">
              <w:rPr>
                <w:b/>
                <w:lang w:val="en-CA"/>
              </w:rPr>
              <w:t>F</w:t>
            </w:r>
          </w:p>
        </w:tc>
        <w:tc>
          <w:tcPr>
            <w:tcW w:w="1018" w:type="dxa"/>
            <w:vAlign w:val="center"/>
          </w:tcPr>
          <w:p w14:paraId="69ED6AFC" w14:textId="77777777" w:rsidR="00CA6CD0" w:rsidRPr="009373F7" w:rsidRDefault="00CA6CD0" w:rsidP="00A81A58">
            <w:pPr>
              <w:jc w:val="center"/>
              <w:rPr>
                <w:lang w:val="en-CA"/>
              </w:rPr>
            </w:pPr>
            <w:r w:rsidRPr="009373F7">
              <w:rPr>
                <w:b/>
                <w:lang w:val="en-CA"/>
              </w:rPr>
              <w:t>G</w:t>
            </w:r>
          </w:p>
        </w:tc>
        <w:tc>
          <w:tcPr>
            <w:tcW w:w="1020" w:type="dxa"/>
            <w:vAlign w:val="center"/>
          </w:tcPr>
          <w:p w14:paraId="542E2501" w14:textId="77777777" w:rsidR="00CA6CD0" w:rsidRPr="009373F7" w:rsidRDefault="00CA6CD0" w:rsidP="00A81A58">
            <w:pPr>
              <w:jc w:val="center"/>
              <w:rPr>
                <w:lang w:val="en-CA"/>
              </w:rPr>
            </w:pPr>
            <w:r w:rsidRPr="009373F7">
              <w:rPr>
                <w:b/>
                <w:lang w:val="en-CA"/>
              </w:rPr>
              <w:t>Row mean</w:t>
            </w:r>
          </w:p>
        </w:tc>
      </w:tr>
      <w:tr w:rsidR="00CA6CD0" w:rsidRPr="00B80682" w14:paraId="5F0E007E" w14:textId="77777777" w:rsidTr="00A81A58">
        <w:tc>
          <w:tcPr>
            <w:tcW w:w="1133" w:type="dxa"/>
            <w:vMerge w:val="restart"/>
            <w:vAlign w:val="center"/>
          </w:tcPr>
          <w:p w14:paraId="7D8DAFBD" w14:textId="77777777" w:rsidR="00CA6CD0" w:rsidRPr="009373F7" w:rsidRDefault="00CA6CD0" w:rsidP="00A81A58">
            <w:pPr>
              <w:jc w:val="center"/>
              <w:rPr>
                <w:lang w:val="en-CA"/>
              </w:rPr>
            </w:pPr>
            <w:r w:rsidRPr="009373F7">
              <w:rPr>
                <w:b/>
                <w:lang w:val="en-CA"/>
              </w:rPr>
              <w:t>ChatGPT</w:t>
            </w:r>
          </w:p>
        </w:tc>
        <w:tc>
          <w:tcPr>
            <w:tcW w:w="1007" w:type="dxa"/>
            <w:vAlign w:val="center"/>
          </w:tcPr>
          <w:p w14:paraId="3F9BDC32" w14:textId="77777777" w:rsidR="00CA6CD0" w:rsidRPr="009373F7" w:rsidRDefault="00CA6CD0" w:rsidP="00A81A58">
            <w:pPr>
              <w:jc w:val="center"/>
              <w:rPr>
                <w:lang w:val="en-CA"/>
              </w:rPr>
            </w:pPr>
            <w:r w:rsidRPr="009373F7">
              <w:rPr>
                <w:lang w:val="en-CA"/>
              </w:rPr>
              <w:t>avg</w:t>
            </w:r>
          </w:p>
        </w:tc>
        <w:tc>
          <w:tcPr>
            <w:tcW w:w="1011" w:type="dxa"/>
            <w:vAlign w:val="center"/>
          </w:tcPr>
          <w:p w14:paraId="595B51A4" w14:textId="77777777" w:rsidR="00CA6CD0" w:rsidRPr="009373F7" w:rsidRDefault="00CA6CD0" w:rsidP="00A81A58">
            <w:pPr>
              <w:jc w:val="center"/>
              <w:rPr>
                <w:lang w:val="en-CA"/>
              </w:rPr>
            </w:pPr>
            <w:r w:rsidRPr="009373F7">
              <w:rPr>
                <w:lang w:val="en-CA"/>
              </w:rPr>
              <w:t>3.83</w:t>
            </w:r>
          </w:p>
        </w:tc>
        <w:tc>
          <w:tcPr>
            <w:tcW w:w="1011" w:type="dxa"/>
            <w:vAlign w:val="center"/>
          </w:tcPr>
          <w:p w14:paraId="1F57D480" w14:textId="77777777" w:rsidR="00CA6CD0" w:rsidRPr="009373F7" w:rsidRDefault="00CA6CD0" w:rsidP="00A81A58">
            <w:pPr>
              <w:jc w:val="center"/>
              <w:rPr>
                <w:lang w:val="en-CA"/>
              </w:rPr>
            </w:pPr>
            <w:r w:rsidRPr="009373F7">
              <w:rPr>
                <w:lang w:val="en-CA"/>
              </w:rPr>
              <w:t>3.37</w:t>
            </w:r>
          </w:p>
        </w:tc>
        <w:tc>
          <w:tcPr>
            <w:tcW w:w="1011" w:type="dxa"/>
            <w:vAlign w:val="center"/>
          </w:tcPr>
          <w:p w14:paraId="077FF6C3" w14:textId="77777777" w:rsidR="00CA6CD0" w:rsidRPr="009373F7" w:rsidRDefault="00CA6CD0" w:rsidP="00A81A58">
            <w:pPr>
              <w:jc w:val="center"/>
              <w:rPr>
                <w:lang w:val="en-CA"/>
              </w:rPr>
            </w:pPr>
            <w:r w:rsidRPr="009373F7">
              <w:rPr>
                <w:lang w:val="en-CA"/>
              </w:rPr>
              <w:t>4.07</w:t>
            </w:r>
          </w:p>
        </w:tc>
        <w:tc>
          <w:tcPr>
            <w:tcW w:w="1018" w:type="dxa"/>
            <w:vAlign w:val="center"/>
          </w:tcPr>
          <w:p w14:paraId="532A5C86" w14:textId="77777777" w:rsidR="00CA6CD0" w:rsidRPr="009373F7" w:rsidRDefault="00CA6CD0" w:rsidP="00A81A58">
            <w:pPr>
              <w:jc w:val="center"/>
              <w:rPr>
                <w:lang w:val="en-CA"/>
              </w:rPr>
            </w:pPr>
            <w:r w:rsidRPr="009373F7">
              <w:rPr>
                <w:lang w:val="en-CA"/>
              </w:rPr>
              <w:t>4.30</w:t>
            </w:r>
          </w:p>
        </w:tc>
        <w:tc>
          <w:tcPr>
            <w:tcW w:w="1018" w:type="dxa"/>
            <w:vAlign w:val="center"/>
          </w:tcPr>
          <w:p w14:paraId="1B2C57AD" w14:textId="77777777" w:rsidR="00CA6CD0" w:rsidRPr="009373F7" w:rsidRDefault="00CA6CD0" w:rsidP="00A81A58">
            <w:pPr>
              <w:jc w:val="center"/>
              <w:rPr>
                <w:lang w:val="en-CA"/>
              </w:rPr>
            </w:pPr>
            <w:r w:rsidRPr="009373F7">
              <w:rPr>
                <w:lang w:val="en-CA"/>
              </w:rPr>
              <w:t>4.33</w:t>
            </w:r>
          </w:p>
        </w:tc>
        <w:tc>
          <w:tcPr>
            <w:tcW w:w="1020" w:type="dxa"/>
            <w:vAlign w:val="center"/>
          </w:tcPr>
          <w:p w14:paraId="0F2C36E8" w14:textId="77777777" w:rsidR="00CA6CD0" w:rsidRPr="009373F7" w:rsidRDefault="00CA6CD0" w:rsidP="00A81A58">
            <w:pPr>
              <w:jc w:val="center"/>
              <w:rPr>
                <w:lang w:val="en-CA"/>
              </w:rPr>
            </w:pPr>
            <w:r w:rsidRPr="009373F7">
              <w:rPr>
                <w:lang w:val="en-CA"/>
              </w:rPr>
              <w:t>3.98</w:t>
            </w:r>
          </w:p>
        </w:tc>
      </w:tr>
      <w:tr w:rsidR="00CA6CD0" w:rsidRPr="00B80682" w14:paraId="747AADCF" w14:textId="77777777" w:rsidTr="00A81A58">
        <w:tc>
          <w:tcPr>
            <w:tcW w:w="1133" w:type="dxa"/>
            <w:vMerge/>
            <w:vAlign w:val="center"/>
          </w:tcPr>
          <w:p w14:paraId="3735C042" w14:textId="77777777" w:rsidR="00CA6CD0" w:rsidRPr="00B80682" w:rsidRDefault="00CA6CD0" w:rsidP="00A81A58">
            <w:pPr>
              <w:jc w:val="center"/>
              <w:rPr>
                <w:lang w:val="en-CA"/>
                <w:rPrChange w:id="404" w:author="Liam Pond, Mr" w:date="2026-09-16T14:36:00Z" w16du:dateUtc="2026-09-16T13:36:00Z">
                  <w:rPr/>
                </w:rPrChange>
              </w:rPr>
            </w:pPr>
          </w:p>
        </w:tc>
        <w:tc>
          <w:tcPr>
            <w:tcW w:w="1007" w:type="dxa"/>
            <w:vAlign w:val="center"/>
          </w:tcPr>
          <w:p w14:paraId="241D7FB1" w14:textId="77777777" w:rsidR="00CA6CD0" w:rsidRPr="00B80682" w:rsidRDefault="00CA6CD0" w:rsidP="00A81A58">
            <w:pPr>
              <w:jc w:val="center"/>
              <w:rPr>
                <w:lang w:val="en-CA"/>
                <w:rPrChange w:id="405" w:author="Liam Pond, Mr" w:date="2026-09-16T14:36:00Z" w16du:dateUtc="2026-09-16T13:36:00Z">
                  <w:rPr/>
                </w:rPrChange>
              </w:rPr>
            </w:pPr>
            <w:r w:rsidRPr="00B80682">
              <w:rPr>
                <w:lang w:val="en-CA"/>
                <w:rPrChange w:id="406" w:author="Liam Pond, Mr" w:date="2026-09-16T14:36:00Z" w16du:dateUtc="2026-09-16T13:36:00Z">
                  <w:rPr/>
                </w:rPrChange>
              </w:rPr>
              <w:t>SD</w:t>
            </w:r>
          </w:p>
        </w:tc>
        <w:tc>
          <w:tcPr>
            <w:tcW w:w="1011" w:type="dxa"/>
            <w:vAlign w:val="center"/>
          </w:tcPr>
          <w:p w14:paraId="1AB8695E" w14:textId="77777777" w:rsidR="00CA6CD0" w:rsidRPr="00B80682" w:rsidRDefault="00CA6CD0" w:rsidP="00A81A58">
            <w:pPr>
              <w:jc w:val="center"/>
              <w:rPr>
                <w:lang w:val="en-CA"/>
                <w:rPrChange w:id="407" w:author="Liam Pond, Mr" w:date="2026-09-16T14:36:00Z" w16du:dateUtc="2026-09-16T13:36:00Z">
                  <w:rPr/>
                </w:rPrChange>
              </w:rPr>
            </w:pPr>
            <w:r w:rsidRPr="00B80682">
              <w:rPr>
                <w:lang w:val="en-CA"/>
                <w:rPrChange w:id="408" w:author="Liam Pond, Mr" w:date="2026-09-16T14:36:00Z" w16du:dateUtc="2026-09-16T13:36:00Z">
                  <w:rPr/>
                </w:rPrChange>
              </w:rPr>
              <w:t>2.82</w:t>
            </w:r>
          </w:p>
        </w:tc>
        <w:tc>
          <w:tcPr>
            <w:tcW w:w="1011" w:type="dxa"/>
            <w:vAlign w:val="center"/>
          </w:tcPr>
          <w:p w14:paraId="2FAEFA3D" w14:textId="77777777" w:rsidR="00CA6CD0" w:rsidRPr="00B80682" w:rsidRDefault="00CA6CD0" w:rsidP="00A81A58">
            <w:pPr>
              <w:jc w:val="center"/>
              <w:rPr>
                <w:lang w:val="en-CA"/>
                <w:rPrChange w:id="409" w:author="Liam Pond, Mr" w:date="2026-09-16T14:36:00Z" w16du:dateUtc="2026-09-16T13:36:00Z">
                  <w:rPr/>
                </w:rPrChange>
              </w:rPr>
            </w:pPr>
            <w:r w:rsidRPr="00B80682">
              <w:rPr>
                <w:lang w:val="en-CA"/>
                <w:rPrChange w:id="410" w:author="Liam Pond, Mr" w:date="2026-09-16T14:36:00Z" w16du:dateUtc="2026-09-16T13:36:00Z">
                  <w:rPr/>
                </w:rPrChange>
              </w:rPr>
              <w:t>3.16</w:t>
            </w:r>
          </w:p>
        </w:tc>
        <w:tc>
          <w:tcPr>
            <w:tcW w:w="1011" w:type="dxa"/>
            <w:vAlign w:val="center"/>
          </w:tcPr>
          <w:p w14:paraId="66C2CDC0" w14:textId="77777777" w:rsidR="00CA6CD0" w:rsidRPr="00B80682" w:rsidRDefault="00CA6CD0" w:rsidP="00A81A58">
            <w:pPr>
              <w:jc w:val="center"/>
              <w:rPr>
                <w:lang w:val="en-CA"/>
                <w:rPrChange w:id="411" w:author="Liam Pond, Mr" w:date="2026-09-16T14:36:00Z" w16du:dateUtc="2026-09-16T13:36:00Z">
                  <w:rPr/>
                </w:rPrChange>
              </w:rPr>
            </w:pPr>
            <w:r w:rsidRPr="00B80682">
              <w:rPr>
                <w:lang w:val="en-CA"/>
                <w:rPrChange w:id="412" w:author="Liam Pond, Mr" w:date="2026-09-16T14:36:00Z" w16du:dateUtc="2026-09-16T13:36:00Z">
                  <w:rPr/>
                </w:rPrChange>
              </w:rPr>
              <w:t>3.05</w:t>
            </w:r>
          </w:p>
        </w:tc>
        <w:tc>
          <w:tcPr>
            <w:tcW w:w="1018" w:type="dxa"/>
            <w:vAlign w:val="center"/>
          </w:tcPr>
          <w:p w14:paraId="5A5C258D" w14:textId="77777777" w:rsidR="00CA6CD0" w:rsidRPr="00B80682" w:rsidRDefault="00CA6CD0" w:rsidP="00A81A58">
            <w:pPr>
              <w:jc w:val="center"/>
              <w:rPr>
                <w:lang w:val="en-CA"/>
                <w:rPrChange w:id="413" w:author="Liam Pond, Mr" w:date="2026-09-16T14:36:00Z" w16du:dateUtc="2026-09-16T13:36:00Z">
                  <w:rPr/>
                </w:rPrChange>
              </w:rPr>
            </w:pPr>
            <w:r w:rsidRPr="00B80682">
              <w:rPr>
                <w:lang w:val="en-CA"/>
                <w:rPrChange w:id="414" w:author="Liam Pond, Mr" w:date="2026-09-16T14:36:00Z" w16du:dateUtc="2026-09-16T13:36:00Z">
                  <w:rPr/>
                </w:rPrChange>
              </w:rPr>
              <w:t>4.20</w:t>
            </w:r>
          </w:p>
        </w:tc>
        <w:tc>
          <w:tcPr>
            <w:tcW w:w="1018" w:type="dxa"/>
            <w:vAlign w:val="center"/>
          </w:tcPr>
          <w:p w14:paraId="1C197428" w14:textId="77777777" w:rsidR="00CA6CD0" w:rsidRPr="00B80682" w:rsidRDefault="00CA6CD0" w:rsidP="00A81A58">
            <w:pPr>
              <w:jc w:val="center"/>
              <w:rPr>
                <w:lang w:val="en-CA"/>
                <w:rPrChange w:id="415" w:author="Liam Pond, Mr" w:date="2026-09-16T14:36:00Z" w16du:dateUtc="2026-09-16T13:36:00Z">
                  <w:rPr/>
                </w:rPrChange>
              </w:rPr>
            </w:pPr>
            <w:r w:rsidRPr="00B80682">
              <w:rPr>
                <w:lang w:val="en-CA"/>
                <w:rPrChange w:id="416" w:author="Liam Pond, Mr" w:date="2026-09-16T14:36:00Z" w16du:dateUtc="2026-09-16T13:36:00Z">
                  <w:rPr/>
                </w:rPrChange>
              </w:rPr>
              <w:t>4.23</w:t>
            </w:r>
          </w:p>
        </w:tc>
        <w:tc>
          <w:tcPr>
            <w:tcW w:w="1020" w:type="dxa"/>
            <w:vAlign w:val="center"/>
          </w:tcPr>
          <w:p w14:paraId="1789E585" w14:textId="3DB9D71E" w:rsidR="00CA6CD0" w:rsidRPr="00B80682" w:rsidRDefault="00DE0CA8" w:rsidP="00A81A58">
            <w:pPr>
              <w:jc w:val="center"/>
              <w:rPr>
                <w:lang w:val="en-CA"/>
                <w:rPrChange w:id="417" w:author="Liam Pond, Mr" w:date="2026-09-16T14:36:00Z" w16du:dateUtc="2026-09-16T13:36:00Z">
                  <w:rPr/>
                </w:rPrChange>
              </w:rPr>
            </w:pPr>
            <w:r w:rsidRPr="00B80682">
              <w:rPr>
                <w:lang w:val="en-CA"/>
                <w:rPrChange w:id="418" w:author="Liam Pond, Mr" w:date="2026-09-16T14:36:00Z" w16du:dateUtc="2026-09-16T13:36:00Z">
                  <w:rPr/>
                </w:rPrChange>
              </w:rPr>
              <w:t>0.356</w:t>
            </w:r>
          </w:p>
        </w:tc>
      </w:tr>
      <w:tr w:rsidR="00CA6CD0" w:rsidRPr="00B80682" w14:paraId="2AC3D62E" w14:textId="77777777" w:rsidTr="00A81A58">
        <w:tc>
          <w:tcPr>
            <w:tcW w:w="1133" w:type="dxa"/>
            <w:vMerge w:val="restart"/>
            <w:vAlign w:val="center"/>
          </w:tcPr>
          <w:p w14:paraId="216AD39D" w14:textId="77777777" w:rsidR="00CA6CD0" w:rsidRPr="009373F7" w:rsidRDefault="00CA6CD0" w:rsidP="00A81A58">
            <w:pPr>
              <w:jc w:val="center"/>
              <w:rPr>
                <w:lang w:val="en-CA"/>
              </w:rPr>
            </w:pPr>
            <w:r w:rsidRPr="009373F7">
              <w:rPr>
                <w:b/>
                <w:lang w:val="en-CA"/>
              </w:rPr>
              <w:t>Claude</w:t>
            </w:r>
          </w:p>
        </w:tc>
        <w:tc>
          <w:tcPr>
            <w:tcW w:w="1007" w:type="dxa"/>
            <w:vAlign w:val="center"/>
          </w:tcPr>
          <w:p w14:paraId="1A44F9CA" w14:textId="77777777" w:rsidR="00CA6CD0" w:rsidRPr="009373F7" w:rsidRDefault="00CA6CD0" w:rsidP="00A81A58">
            <w:pPr>
              <w:jc w:val="center"/>
              <w:rPr>
                <w:lang w:val="en-CA"/>
              </w:rPr>
            </w:pPr>
            <w:r w:rsidRPr="009373F7">
              <w:rPr>
                <w:lang w:val="en-CA"/>
              </w:rPr>
              <w:t>avg</w:t>
            </w:r>
          </w:p>
        </w:tc>
        <w:tc>
          <w:tcPr>
            <w:tcW w:w="1011" w:type="dxa"/>
            <w:vAlign w:val="center"/>
          </w:tcPr>
          <w:p w14:paraId="632F865C" w14:textId="77777777" w:rsidR="00CA6CD0" w:rsidRPr="009373F7" w:rsidRDefault="00CA6CD0" w:rsidP="00A81A58">
            <w:pPr>
              <w:jc w:val="center"/>
              <w:rPr>
                <w:lang w:val="en-CA"/>
              </w:rPr>
            </w:pPr>
            <w:r w:rsidRPr="009373F7">
              <w:rPr>
                <w:lang w:val="en-CA"/>
              </w:rPr>
              <w:t>7.90</w:t>
            </w:r>
          </w:p>
        </w:tc>
        <w:tc>
          <w:tcPr>
            <w:tcW w:w="1011" w:type="dxa"/>
            <w:vAlign w:val="center"/>
          </w:tcPr>
          <w:p w14:paraId="3142584E" w14:textId="77777777" w:rsidR="00CA6CD0" w:rsidRPr="009373F7" w:rsidRDefault="00CA6CD0" w:rsidP="00A81A58">
            <w:pPr>
              <w:jc w:val="center"/>
              <w:rPr>
                <w:lang w:val="en-CA"/>
              </w:rPr>
            </w:pPr>
            <w:r w:rsidRPr="009373F7">
              <w:rPr>
                <w:lang w:val="en-CA"/>
              </w:rPr>
              <w:t>8.67</w:t>
            </w:r>
          </w:p>
        </w:tc>
        <w:tc>
          <w:tcPr>
            <w:tcW w:w="1011" w:type="dxa"/>
            <w:vAlign w:val="center"/>
          </w:tcPr>
          <w:p w14:paraId="59427CDB" w14:textId="77777777" w:rsidR="00CA6CD0" w:rsidRPr="009373F7" w:rsidRDefault="00CA6CD0" w:rsidP="00A81A58">
            <w:pPr>
              <w:jc w:val="center"/>
              <w:rPr>
                <w:lang w:val="en-CA"/>
              </w:rPr>
            </w:pPr>
            <w:r w:rsidRPr="009373F7">
              <w:rPr>
                <w:lang w:val="en-CA"/>
              </w:rPr>
              <w:t>6.07</w:t>
            </w:r>
          </w:p>
        </w:tc>
        <w:tc>
          <w:tcPr>
            <w:tcW w:w="1018" w:type="dxa"/>
            <w:vAlign w:val="center"/>
          </w:tcPr>
          <w:p w14:paraId="66BCB333" w14:textId="77777777" w:rsidR="00CA6CD0" w:rsidRPr="009373F7" w:rsidRDefault="00CA6CD0" w:rsidP="00A81A58">
            <w:pPr>
              <w:jc w:val="center"/>
              <w:rPr>
                <w:lang w:val="en-CA"/>
              </w:rPr>
            </w:pPr>
            <w:r w:rsidRPr="009373F7">
              <w:rPr>
                <w:lang w:val="en-CA"/>
              </w:rPr>
              <w:t>10.80</w:t>
            </w:r>
          </w:p>
        </w:tc>
        <w:tc>
          <w:tcPr>
            <w:tcW w:w="1018" w:type="dxa"/>
            <w:vAlign w:val="center"/>
          </w:tcPr>
          <w:p w14:paraId="70339CF7" w14:textId="77777777" w:rsidR="00CA6CD0" w:rsidRPr="009373F7" w:rsidRDefault="00CA6CD0" w:rsidP="00A81A58">
            <w:pPr>
              <w:jc w:val="center"/>
              <w:rPr>
                <w:lang w:val="en-CA"/>
              </w:rPr>
            </w:pPr>
            <w:r w:rsidRPr="009373F7">
              <w:rPr>
                <w:lang w:val="en-CA"/>
              </w:rPr>
              <w:t>11.17</w:t>
            </w:r>
          </w:p>
        </w:tc>
        <w:tc>
          <w:tcPr>
            <w:tcW w:w="1020" w:type="dxa"/>
            <w:vAlign w:val="center"/>
          </w:tcPr>
          <w:p w14:paraId="0719B016" w14:textId="77777777" w:rsidR="00CA6CD0" w:rsidRPr="009373F7" w:rsidRDefault="00CA6CD0" w:rsidP="00A81A58">
            <w:pPr>
              <w:jc w:val="center"/>
              <w:rPr>
                <w:lang w:val="en-CA"/>
              </w:rPr>
            </w:pPr>
            <w:r w:rsidRPr="009373F7">
              <w:rPr>
                <w:lang w:val="en-CA"/>
              </w:rPr>
              <w:t>8.92</w:t>
            </w:r>
          </w:p>
        </w:tc>
      </w:tr>
      <w:tr w:rsidR="00CA6CD0" w:rsidRPr="00B80682" w14:paraId="19721E72" w14:textId="77777777" w:rsidTr="00A81A58">
        <w:tc>
          <w:tcPr>
            <w:tcW w:w="1133" w:type="dxa"/>
            <w:vMerge/>
            <w:vAlign w:val="center"/>
          </w:tcPr>
          <w:p w14:paraId="35FC6D91" w14:textId="77777777" w:rsidR="00CA6CD0" w:rsidRPr="00B80682" w:rsidRDefault="00CA6CD0" w:rsidP="00A81A58">
            <w:pPr>
              <w:jc w:val="center"/>
              <w:rPr>
                <w:lang w:val="en-CA"/>
                <w:rPrChange w:id="419" w:author="Liam Pond, Mr" w:date="2026-09-16T14:36:00Z" w16du:dateUtc="2026-09-16T13:36:00Z">
                  <w:rPr/>
                </w:rPrChange>
              </w:rPr>
            </w:pPr>
          </w:p>
        </w:tc>
        <w:tc>
          <w:tcPr>
            <w:tcW w:w="1007" w:type="dxa"/>
            <w:vAlign w:val="center"/>
          </w:tcPr>
          <w:p w14:paraId="300418C3" w14:textId="77777777" w:rsidR="00CA6CD0" w:rsidRPr="00B80682" w:rsidRDefault="00CA6CD0" w:rsidP="00A81A58">
            <w:pPr>
              <w:jc w:val="center"/>
              <w:rPr>
                <w:lang w:val="en-CA"/>
                <w:rPrChange w:id="420" w:author="Liam Pond, Mr" w:date="2026-09-16T14:36:00Z" w16du:dateUtc="2026-09-16T13:36:00Z">
                  <w:rPr/>
                </w:rPrChange>
              </w:rPr>
            </w:pPr>
            <w:r w:rsidRPr="00B80682">
              <w:rPr>
                <w:lang w:val="en-CA"/>
                <w:rPrChange w:id="421" w:author="Liam Pond, Mr" w:date="2026-09-16T14:36:00Z" w16du:dateUtc="2026-09-16T13:36:00Z">
                  <w:rPr/>
                </w:rPrChange>
              </w:rPr>
              <w:t>SD</w:t>
            </w:r>
          </w:p>
        </w:tc>
        <w:tc>
          <w:tcPr>
            <w:tcW w:w="1011" w:type="dxa"/>
            <w:vAlign w:val="center"/>
          </w:tcPr>
          <w:p w14:paraId="2836B673" w14:textId="77777777" w:rsidR="00CA6CD0" w:rsidRPr="00B80682" w:rsidRDefault="00CA6CD0" w:rsidP="00A81A58">
            <w:pPr>
              <w:jc w:val="center"/>
              <w:rPr>
                <w:lang w:val="en-CA"/>
                <w:rPrChange w:id="422" w:author="Liam Pond, Mr" w:date="2026-09-16T14:36:00Z" w16du:dateUtc="2026-09-16T13:36:00Z">
                  <w:rPr/>
                </w:rPrChange>
              </w:rPr>
            </w:pPr>
            <w:r w:rsidRPr="00B80682">
              <w:rPr>
                <w:lang w:val="en-CA"/>
                <w:rPrChange w:id="423" w:author="Liam Pond, Mr" w:date="2026-09-16T14:36:00Z" w16du:dateUtc="2026-09-16T13:36:00Z">
                  <w:rPr/>
                </w:rPrChange>
              </w:rPr>
              <w:t>5.49</w:t>
            </w:r>
          </w:p>
        </w:tc>
        <w:tc>
          <w:tcPr>
            <w:tcW w:w="1011" w:type="dxa"/>
            <w:vAlign w:val="center"/>
          </w:tcPr>
          <w:p w14:paraId="560229CD" w14:textId="77777777" w:rsidR="00CA6CD0" w:rsidRPr="00B80682" w:rsidRDefault="00CA6CD0" w:rsidP="00A81A58">
            <w:pPr>
              <w:jc w:val="center"/>
              <w:rPr>
                <w:lang w:val="en-CA"/>
                <w:rPrChange w:id="424" w:author="Liam Pond, Mr" w:date="2026-09-16T14:36:00Z" w16du:dateUtc="2026-09-16T13:36:00Z">
                  <w:rPr/>
                </w:rPrChange>
              </w:rPr>
            </w:pPr>
            <w:r w:rsidRPr="00B80682">
              <w:rPr>
                <w:lang w:val="en-CA"/>
                <w:rPrChange w:id="425" w:author="Liam Pond, Mr" w:date="2026-09-16T14:36:00Z" w16du:dateUtc="2026-09-16T13:36:00Z">
                  <w:rPr/>
                </w:rPrChange>
              </w:rPr>
              <w:t>5.71</w:t>
            </w:r>
          </w:p>
        </w:tc>
        <w:tc>
          <w:tcPr>
            <w:tcW w:w="1011" w:type="dxa"/>
            <w:vAlign w:val="center"/>
          </w:tcPr>
          <w:p w14:paraId="2C0A7703" w14:textId="77777777" w:rsidR="00CA6CD0" w:rsidRPr="00B80682" w:rsidRDefault="00CA6CD0" w:rsidP="00A81A58">
            <w:pPr>
              <w:jc w:val="center"/>
              <w:rPr>
                <w:lang w:val="en-CA"/>
                <w:rPrChange w:id="426" w:author="Liam Pond, Mr" w:date="2026-09-16T14:36:00Z" w16du:dateUtc="2026-09-16T13:36:00Z">
                  <w:rPr/>
                </w:rPrChange>
              </w:rPr>
            </w:pPr>
            <w:r w:rsidRPr="00B80682">
              <w:rPr>
                <w:lang w:val="en-CA"/>
                <w:rPrChange w:id="427" w:author="Liam Pond, Mr" w:date="2026-09-16T14:36:00Z" w16du:dateUtc="2026-09-16T13:36:00Z">
                  <w:rPr/>
                </w:rPrChange>
              </w:rPr>
              <w:t>3.59</w:t>
            </w:r>
          </w:p>
        </w:tc>
        <w:tc>
          <w:tcPr>
            <w:tcW w:w="1018" w:type="dxa"/>
            <w:vAlign w:val="center"/>
          </w:tcPr>
          <w:p w14:paraId="28848A41" w14:textId="77777777" w:rsidR="00CA6CD0" w:rsidRPr="00B80682" w:rsidRDefault="00CA6CD0" w:rsidP="00A81A58">
            <w:pPr>
              <w:jc w:val="center"/>
              <w:rPr>
                <w:lang w:val="en-CA"/>
                <w:rPrChange w:id="428" w:author="Liam Pond, Mr" w:date="2026-09-16T14:36:00Z" w16du:dateUtc="2026-09-16T13:36:00Z">
                  <w:rPr/>
                </w:rPrChange>
              </w:rPr>
            </w:pPr>
            <w:r w:rsidRPr="00B80682">
              <w:rPr>
                <w:lang w:val="en-CA"/>
                <w:rPrChange w:id="429" w:author="Liam Pond, Mr" w:date="2026-09-16T14:36:00Z" w16du:dateUtc="2026-09-16T13:36:00Z">
                  <w:rPr/>
                </w:rPrChange>
              </w:rPr>
              <w:t>5.53</w:t>
            </w:r>
          </w:p>
        </w:tc>
        <w:tc>
          <w:tcPr>
            <w:tcW w:w="1018" w:type="dxa"/>
            <w:vAlign w:val="center"/>
          </w:tcPr>
          <w:p w14:paraId="7FB8A31F" w14:textId="77777777" w:rsidR="00CA6CD0" w:rsidRPr="00B80682" w:rsidRDefault="00CA6CD0" w:rsidP="00A81A58">
            <w:pPr>
              <w:jc w:val="center"/>
              <w:rPr>
                <w:lang w:val="en-CA"/>
                <w:rPrChange w:id="430" w:author="Liam Pond, Mr" w:date="2026-09-16T14:36:00Z" w16du:dateUtc="2026-09-16T13:36:00Z">
                  <w:rPr/>
                </w:rPrChange>
              </w:rPr>
            </w:pPr>
            <w:r w:rsidRPr="00B80682">
              <w:rPr>
                <w:lang w:val="en-CA"/>
                <w:rPrChange w:id="431" w:author="Liam Pond, Mr" w:date="2026-09-16T14:36:00Z" w16du:dateUtc="2026-09-16T13:36:00Z">
                  <w:rPr/>
                </w:rPrChange>
              </w:rPr>
              <w:t>7.17</w:t>
            </w:r>
          </w:p>
        </w:tc>
        <w:tc>
          <w:tcPr>
            <w:tcW w:w="1020" w:type="dxa"/>
            <w:vAlign w:val="center"/>
          </w:tcPr>
          <w:p w14:paraId="6956CF59" w14:textId="264E4163" w:rsidR="00CA6CD0" w:rsidRPr="00B80682" w:rsidRDefault="00DE0CA8" w:rsidP="00A81A58">
            <w:pPr>
              <w:jc w:val="center"/>
              <w:rPr>
                <w:lang w:val="en-CA"/>
                <w:rPrChange w:id="432" w:author="Liam Pond, Mr" w:date="2026-09-16T14:36:00Z" w16du:dateUtc="2026-09-16T13:36:00Z">
                  <w:rPr/>
                </w:rPrChange>
              </w:rPr>
            </w:pPr>
            <w:r w:rsidRPr="00B80682">
              <w:rPr>
                <w:lang w:val="en-CA"/>
                <w:rPrChange w:id="433" w:author="Liam Pond, Mr" w:date="2026-09-16T14:36:00Z" w16du:dateUtc="2026-09-16T13:36:00Z">
                  <w:rPr/>
                </w:rPrChange>
              </w:rPr>
              <w:t>1.888</w:t>
            </w:r>
          </w:p>
        </w:tc>
      </w:tr>
      <w:tr w:rsidR="00CA6CD0" w:rsidRPr="00B80682" w14:paraId="61F3264F" w14:textId="77777777" w:rsidTr="00A81A58">
        <w:tc>
          <w:tcPr>
            <w:tcW w:w="1133" w:type="dxa"/>
            <w:vMerge w:val="restart"/>
            <w:vAlign w:val="center"/>
          </w:tcPr>
          <w:p w14:paraId="4A06AE71" w14:textId="77777777" w:rsidR="00CA6CD0" w:rsidRPr="009373F7" w:rsidRDefault="00CA6CD0" w:rsidP="00A81A58">
            <w:pPr>
              <w:jc w:val="center"/>
              <w:rPr>
                <w:lang w:val="en-CA"/>
              </w:rPr>
            </w:pPr>
            <w:r w:rsidRPr="009373F7">
              <w:rPr>
                <w:b/>
                <w:lang w:val="en-CA"/>
              </w:rPr>
              <w:t>Gemini</w:t>
            </w:r>
          </w:p>
        </w:tc>
        <w:tc>
          <w:tcPr>
            <w:tcW w:w="1007" w:type="dxa"/>
            <w:vAlign w:val="center"/>
          </w:tcPr>
          <w:p w14:paraId="7D5EF346" w14:textId="77777777" w:rsidR="00CA6CD0" w:rsidRPr="009373F7" w:rsidRDefault="00CA6CD0" w:rsidP="00A81A58">
            <w:pPr>
              <w:jc w:val="center"/>
              <w:rPr>
                <w:lang w:val="en-CA"/>
              </w:rPr>
            </w:pPr>
            <w:r w:rsidRPr="009373F7">
              <w:rPr>
                <w:lang w:val="en-CA"/>
              </w:rPr>
              <w:t>avg</w:t>
            </w:r>
          </w:p>
        </w:tc>
        <w:tc>
          <w:tcPr>
            <w:tcW w:w="1011" w:type="dxa"/>
            <w:vAlign w:val="center"/>
          </w:tcPr>
          <w:p w14:paraId="3EA7B68C" w14:textId="77777777" w:rsidR="00CA6CD0" w:rsidRPr="009373F7" w:rsidRDefault="00CA6CD0" w:rsidP="00A81A58">
            <w:pPr>
              <w:jc w:val="center"/>
              <w:rPr>
                <w:lang w:val="en-CA"/>
              </w:rPr>
            </w:pPr>
            <w:r w:rsidRPr="009373F7">
              <w:rPr>
                <w:lang w:val="en-CA"/>
              </w:rPr>
              <w:t>3.73</w:t>
            </w:r>
          </w:p>
        </w:tc>
        <w:tc>
          <w:tcPr>
            <w:tcW w:w="1011" w:type="dxa"/>
            <w:vAlign w:val="center"/>
          </w:tcPr>
          <w:p w14:paraId="4312E4E9" w14:textId="77777777" w:rsidR="00CA6CD0" w:rsidRPr="009373F7" w:rsidRDefault="00CA6CD0" w:rsidP="00A81A58">
            <w:pPr>
              <w:jc w:val="center"/>
              <w:rPr>
                <w:lang w:val="en-CA"/>
              </w:rPr>
            </w:pPr>
            <w:r w:rsidRPr="009373F7">
              <w:rPr>
                <w:lang w:val="en-CA"/>
              </w:rPr>
              <w:t>2.40</w:t>
            </w:r>
          </w:p>
        </w:tc>
        <w:tc>
          <w:tcPr>
            <w:tcW w:w="1011" w:type="dxa"/>
            <w:vAlign w:val="center"/>
          </w:tcPr>
          <w:p w14:paraId="46E4A67F" w14:textId="77777777" w:rsidR="00CA6CD0" w:rsidRPr="009373F7" w:rsidRDefault="00CA6CD0" w:rsidP="00A81A58">
            <w:pPr>
              <w:jc w:val="center"/>
              <w:rPr>
                <w:lang w:val="en-CA"/>
              </w:rPr>
            </w:pPr>
            <w:r w:rsidRPr="009373F7">
              <w:rPr>
                <w:lang w:val="en-CA"/>
              </w:rPr>
              <w:t>3.20</w:t>
            </w:r>
          </w:p>
        </w:tc>
        <w:tc>
          <w:tcPr>
            <w:tcW w:w="1018" w:type="dxa"/>
            <w:vAlign w:val="center"/>
          </w:tcPr>
          <w:p w14:paraId="4CD42689" w14:textId="77777777" w:rsidR="00CA6CD0" w:rsidRPr="009373F7" w:rsidRDefault="00CA6CD0" w:rsidP="00A81A58">
            <w:pPr>
              <w:jc w:val="center"/>
              <w:rPr>
                <w:lang w:val="en-CA"/>
              </w:rPr>
            </w:pPr>
            <w:r w:rsidRPr="009373F7">
              <w:rPr>
                <w:lang w:val="en-CA"/>
              </w:rPr>
              <w:t>3.63</w:t>
            </w:r>
          </w:p>
        </w:tc>
        <w:tc>
          <w:tcPr>
            <w:tcW w:w="1018" w:type="dxa"/>
            <w:vAlign w:val="center"/>
          </w:tcPr>
          <w:p w14:paraId="01D72BCB" w14:textId="77777777" w:rsidR="00CA6CD0" w:rsidRPr="009373F7" w:rsidRDefault="00CA6CD0" w:rsidP="00A81A58">
            <w:pPr>
              <w:jc w:val="center"/>
              <w:rPr>
                <w:lang w:val="en-CA"/>
              </w:rPr>
            </w:pPr>
            <w:r w:rsidRPr="009373F7">
              <w:rPr>
                <w:lang w:val="en-CA"/>
              </w:rPr>
              <w:t>3.87</w:t>
            </w:r>
          </w:p>
        </w:tc>
        <w:tc>
          <w:tcPr>
            <w:tcW w:w="1020" w:type="dxa"/>
            <w:vAlign w:val="center"/>
          </w:tcPr>
          <w:p w14:paraId="36B7ABF1" w14:textId="77777777" w:rsidR="00CA6CD0" w:rsidRPr="009373F7" w:rsidRDefault="00CA6CD0" w:rsidP="00A81A58">
            <w:pPr>
              <w:jc w:val="center"/>
              <w:rPr>
                <w:lang w:val="en-CA"/>
              </w:rPr>
            </w:pPr>
            <w:r w:rsidRPr="009373F7">
              <w:rPr>
                <w:lang w:val="en-CA"/>
              </w:rPr>
              <w:t>3.37</w:t>
            </w:r>
          </w:p>
        </w:tc>
      </w:tr>
      <w:tr w:rsidR="00CA6CD0" w:rsidRPr="00B80682" w14:paraId="6D910113" w14:textId="77777777" w:rsidTr="00A81A58">
        <w:tc>
          <w:tcPr>
            <w:tcW w:w="1133" w:type="dxa"/>
            <w:vMerge/>
            <w:vAlign w:val="center"/>
          </w:tcPr>
          <w:p w14:paraId="48118189" w14:textId="77777777" w:rsidR="00CA6CD0" w:rsidRPr="00B80682" w:rsidRDefault="00CA6CD0" w:rsidP="00A81A58">
            <w:pPr>
              <w:jc w:val="center"/>
              <w:rPr>
                <w:lang w:val="en-CA"/>
                <w:rPrChange w:id="434" w:author="Liam Pond, Mr" w:date="2026-09-16T14:36:00Z" w16du:dateUtc="2026-09-16T13:36:00Z">
                  <w:rPr/>
                </w:rPrChange>
              </w:rPr>
            </w:pPr>
          </w:p>
        </w:tc>
        <w:tc>
          <w:tcPr>
            <w:tcW w:w="1007" w:type="dxa"/>
            <w:vAlign w:val="center"/>
          </w:tcPr>
          <w:p w14:paraId="62A340A1" w14:textId="77777777" w:rsidR="00CA6CD0" w:rsidRPr="00B80682" w:rsidRDefault="00CA6CD0" w:rsidP="00A81A58">
            <w:pPr>
              <w:jc w:val="center"/>
              <w:rPr>
                <w:lang w:val="en-CA"/>
                <w:rPrChange w:id="435" w:author="Liam Pond, Mr" w:date="2026-09-16T14:36:00Z" w16du:dateUtc="2026-09-16T13:36:00Z">
                  <w:rPr/>
                </w:rPrChange>
              </w:rPr>
            </w:pPr>
            <w:r w:rsidRPr="00B80682">
              <w:rPr>
                <w:lang w:val="en-CA"/>
                <w:rPrChange w:id="436" w:author="Liam Pond, Mr" w:date="2026-09-16T14:36:00Z" w16du:dateUtc="2026-09-16T13:36:00Z">
                  <w:rPr/>
                </w:rPrChange>
              </w:rPr>
              <w:t>SD</w:t>
            </w:r>
          </w:p>
        </w:tc>
        <w:tc>
          <w:tcPr>
            <w:tcW w:w="1011" w:type="dxa"/>
            <w:vAlign w:val="center"/>
          </w:tcPr>
          <w:p w14:paraId="2BF354DA" w14:textId="77777777" w:rsidR="00CA6CD0" w:rsidRPr="00B80682" w:rsidRDefault="00CA6CD0" w:rsidP="00A81A58">
            <w:pPr>
              <w:jc w:val="center"/>
              <w:rPr>
                <w:lang w:val="en-CA"/>
                <w:rPrChange w:id="437" w:author="Liam Pond, Mr" w:date="2026-09-16T14:36:00Z" w16du:dateUtc="2026-09-16T13:36:00Z">
                  <w:rPr/>
                </w:rPrChange>
              </w:rPr>
            </w:pPr>
            <w:r w:rsidRPr="00B80682">
              <w:rPr>
                <w:lang w:val="en-CA"/>
                <w:rPrChange w:id="438" w:author="Liam Pond, Mr" w:date="2026-09-16T14:36:00Z" w16du:dateUtc="2026-09-16T13:36:00Z">
                  <w:rPr/>
                </w:rPrChange>
              </w:rPr>
              <w:t>4.09</w:t>
            </w:r>
          </w:p>
        </w:tc>
        <w:tc>
          <w:tcPr>
            <w:tcW w:w="1011" w:type="dxa"/>
            <w:vAlign w:val="center"/>
          </w:tcPr>
          <w:p w14:paraId="310B0C68" w14:textId="77777777" w:rsidR="00CA6CD0" w:rsidRPr="00B80682" w:rsidRDefault="00CA6CD0" w:rsidP="00A81A58">
            <w:pPr>
              <w:jc w:val="center"/>
              <w:rPr>
                <w:lang w:val="en-CA"/>
                <w:rPrChange w:id="439" w:author="Liam Pond, Mr" w:date="2026-09-16T14:36:00Z" w16du:dateUtc="2026-09-16T13:36:00Z">
                  <w:rPr/>
                </w:rPrChange>
              </w:rPr>
            </w:pPr>
            <w:r w:rsidRPr="00B80682">
              <w:rPr>
                <w:lang w:val="en-CA"/>
                <w:rPrChange w:id="440" w:author="Liam Pond, Mr" w:date="2026-09-16T14:36:00Z" w16du:dateUtc="2026-09-16T13:36:00Z">
                  <w:rPr/>
                </w:rPrChange>
              </w:rPr>
              <w:t>2.75</w:t>
            </w:r>
          </w:p>
        </w:tc>
        <w:tc>
          <w:tcPr>
            <w:tcW w:w="1011" w:type="dxa"/>
            <w:vAlign w:val="center"/>
          </w:tcPr>
          <w:p w14:paraId="0FE7CA20" w14:textId="77777777" w:rsidR="00CA6CD0" w:rsidRPr="00B80682" w:rsidRDefault="00CA6CD0" w:rsidP="00A81A58">
            <w:pPr>
              <w:jc w:val="center"/>
              <w:rPr>
                <w:lang w:val="en-CA"/>
                <w:rPrChange w:id="441" w:author="Liam Pond, Mr" w:date="2026-09-16T14:36:00Z" w16du:dateUtc="2026-09-16T13:36:00Z">
                  <w:rPr/>
                </w:rPrChange>
              </w:rPr>
            </w:pPr>
            <w:r w:rsidRPr="00B80682">
              <w:rPr>
                <w:lang w:val="en-CA"/>
                <w:rPrChange w:id="442" w:author="Liam Pond, Mr" w:date="2026-09-16T14:36:00Z" w16du:dateUtc="2026-09-16T13:36:00Z">
                  <w:rPr/>
                </w:rPrChange>
              </w:rPr>
              <w:t>2.84</w:t>
            </w:r>
          </w:p>
        </w:tc>
        <w:tc>
          <w:tcPr>
            <w:tcW w:w="1018" w:type="dxa"/>
            <w:vAlign w:val="center"/>
          </w:tcPr>
          <w:p w14:paraId="4A41E705" w14:textId="77777777" w:rsidR="00CA6CD0" w:rsidRPr="00B80682" w:rsidRDefault="00CA6CD0" w:rsidP="00A81A58">
            <w:pPr>
              <w:jc w:val="center"/>
              <w:rPr>
                <w:lang w:val="en-CA"/>
                <w:rPrChange w:id="443" w:author="Liam Pond, Mr" w:date="2026-09-16T14:36:00Z" w16du:dateUtc="2026-09-16T13:36:00Z">
                  <w:rPr/>
                </w:rPrChange>
              </w:rPr>
            </w:pPr>
            <w:r w:rsidRPr="00B80682">
              <w:rPr>
                <w:lang w:val="en-CA"/>
                <w:rPrChange w:id="444" w:author="Liam Pond, Mr" w:date="2026-09-16T14:36:00Z" w16du:dateUtc="2026-09-16T13:36:00Z">
                  <w:rPr/>
                </w:rPrChange>
              </w:rPr>
              <w:t>3.24</w:t>
            </w:r>
          </w:p>
        </w:tc>
        <w:tc>
          <w:tcPr>
            <w:tcW w:w="1018" w:type="dxa"/>
            <w:vAlign w:val="center"/>
          </w:tcPr>
          <w:p w14:paraId="5D4889E6" w14:textId="77777777" w:rsidR="00CA6CD0" w:rsidRPr="00B80682" w:rsidRDefault="00CA6CD0" w:rsidP="00A81A58">
            <w:pPr>
              <w:jc w:val="center"/>
              <w:rPr>
                <w:lang w:val="en-CA"/>
                <w:rPrChange w:id="445" w:author="Liam Pond, Mr" w:date="2026-09-16T14:36:00Z" w16du:dateUtc="2026-09-16T13:36:00Z">
                  <w:rPr/>
                </w:rPrChange>
              </w:rPr>
            </w:pPr>
            <w:r w:rsidRPr="00B80682">
              <w:rPr>
                <w:lang w:val="en-CA"/>
                <w:rPrChange w:id="446" w:author="Liam Pond, Mr" w:date="2026-09-16T14:36:00Z" w16du:dateUtc="2026-09-16T13:36:00Z">
                  <w:rPr/>
                </w:rPrChange>
              </w:rPr>
              <w:t>3.42</w:t>
            </w:r>
          </w:p>
        </w:tc>
        <w:tc>
          <w:tcPr>
            <w:tcW w:w="1020" w:type="dxa"/>
            <w:vAlign w:val="center"/>
          </w:tcPr>
          <w:p w14:paraId="42DF29A7" w14:textId="2052B08B" w:rsidR="00CA6CD0" w:rsidRPr="00B80682" w:rsidRDefault="00DE0CA8" w:rsidP="00A81A58">
            <w:pPr>
              <w:jc w:val="center"/>
              <w:rPr>
                <w:lang w:val="en-CA"/>
                <w:rPrChange w:id="447" w:author="Liam Pond, Mr" w:date="2026-09-16T14:36:00Z" w16du:dateUtc="2026-09-16T13:36:00Z">
                  <w:rPr/>
                </w:rPrChange>
              </w:rPr>
            </w:pPr>
            <w:r w:rsidRPr="00B80682">
              <w:rPr>
                <w:lang w:val="en-CA"/>
                <w:rPrChange w:id="448" w:author="Liam Pond, Mr" w:date="2026-09-16T14:36:00Z" w16du:dateUtc="2026-09-16T13:36:00Z">
                  <w:rPr/>
                </w:rPrChange>
              </w:rPr>
              <w:t>0.532</w:t>
            </w:r>
          </w:p>
        </w:tc>
      </w:tr>
      <w:tr w:rsidR="00CA6CD0" w:rsidRPr="00B80682" w14:paraId="17C98E91" w14:textId="77777777" w:rsidTr="00A81A58">
        <w:tc>
          <w:tcPr>
            <w:tcW w:w="2140" w:type="dxa"/>
            <w:gridSpan w:val="2"/>
            <w:vAlign w:val="center"/>
          </w:tcPr>
          <w:p w14:paraId="6EE317AE" w14:textId="77777777" w:rsidR="00CA6CD0" w:rsidRPr="009373F7" w:rsidRDefault="00CA6CD0" w:rsidP="00A81A58">
            <w:pPr>
              <w:jc w:val="center"/>
              <w:rPr>
                <w:lang w:val="en-CA"/>
              </w:rPr>
            </w:pPr>
            <w:r w:rsidRPr="009373F7">
              <w:rPr>
                <w:b/>
                <w:lang w:val="en-CA"/>
              </w:rPr>
              <w:t>Column mean</w:t>
            </w:r>
          </w:p>
        </w:tc>
        <w:tc>
          <w:tcPr>
            <w:tcW w:w="1011" w:type="dxa"/>
            <w:vAlign w:val="center"/>
          </w:tcPr>
          <w:p w14:paraId="19107010" w14:textId="77777777" w:rsidR="00CA6CD0" w:rsidRPr="009373F7" w:rsidRDefault="00CA6CD0" w:rsidP="00A81A58">
            <w:pPr>
              <w:jc w:val="center"/>
              <w:rPr>
                <w:lang w:val="en-CA"/>
              </w:rPr>
            </w:pPr>
            <w:r w:rsidRPr="009373F7">
              <w:rPr>
                <w:lang w:val="en-CA"/>
              </w:rPr>
              <w:t>5.16</w:t>
            </w:r>
          </w:p>
        </w:tc>
        <w:tc>
          <w:tcPr>
            <w:tcW w:w="1011" w:type="dxa"/>
            <w:vAlign w:val="center"/>
          </w:tcPr>
          <w:p w14:paraId="26A7E769" w14:textId="77777777" w:rsidR="00CA6CD0" w:rsidRPr="009373F7" w:rsidRDefault="00CA6CD0" w:rsidP="00A81A58">
            <w:pPr>
              <w:jc w:val="center"/>
              <w:rPr>
                <w:lang w:val="en-CA"/>
              </w:rPr>
            </w:pPr>
            <w:r w:rsidRPr="009373F7">
              <w:rPr>
                <w:lang w:val="en-CA"/>
              </w:rPr>
              <w:t>4.81</w:t>
            </w:r>
          </w:p>
        </w:tc>
        <w:tc>
          <w:tcPr>
            <w:tcW w:w="1011" w:type="dxa"/>
            <w:vAlign w:val="center"/>
          </w:tcPr>
          <w:p w14:paraId="12657992" w14:textId="77777777" w:rsidR="00CA6CD0" w:rsidRPr="009373F7" w:rsidRDefault="00CA6CD0" w:rsidP="00A81A58">
            <w:pPr>
              <w:jc w:val="center"/>
              <w:rPr>
                <w:lang w:val="en-CA"/>
              </w:rPr>
            </w:pPr>
            <w:r w:rsidRPr="009373F7">
              <w:rPr>
                <w:lang w:val="en-CA"/>
              </w:rPr>
              <w:t>4.44</w:t>
            </w:r>
          </w:p>
        </w:tc>
        <w:tc>
          <w:tcPr>
            <w:tcW w:w="1018" w:type="dxa"/>
            <w:vAlign w:val="center"/>
          </w:tcPr>
          <w:p w14:paraId="59F58205" w14:textId="77777777" w:rsidR="00CA6CD0" w:rsidRPr="009373F7" w:rsidRDefault="00CA6CD0" w:rsidP="00A81A58">
            <w:pPr>
              <w:jc w:val="center"/>
              <w:rPr>
                <w:lang w:val="en-CA"/>
              </w:rPr>
            </w:pPr>
            <w:r w:rsidRPr="009373F7">
              <w:rPr>
                <w:lang w:val="en-CA"/>
              </w:rPr>
              <w:t>6.24</w:t>
            </w:r>
          </w:p>
        </w:tc>
        <w:tc>
          <w:tcPr>
            <w:tcW w:w="1018" w:type="dxa"/>
            <w:vAlign w:val="center"/>
          </w:tcPr>
          <w:p w14:paraId="3A89EB8F" w14:textId="77777777" w:rsidR="00CA6CD0" w:rsidRPr="009373F7" w:rsidRDefault="00CA6CD0" w:rsidP="00A81A58">
            <w:pPr>
              <w:jc w:val="center"/>
              <w:rPr>
                <w:lang w:val="en-CA"/>
              </w:rPr>
            </w:pPr>
            <w:r w:rsidRPr="009373F7">
              <w:rPr>
                <w:lang w:val="en-CA"/>
              </w:rPr>
              <w:t>6.46</w:t>
            </w:r>
          </w:p>
        </w:tc>
        <w:tc>
          <w:tcPr>
            <w:tcW w:w="1020" w:type="dxa"/>
            <w:vAlign w:val="center"/>
          </w:tcPr>
          <w:p w14:paraId="581E9C72" w14:textId="77777777" w:rsidR="00CA6CD0" w:rsidRPr="009373F7" w:rsidRDefault="00CA6CD0" w:rsidP="00A81A58">
            <w:pPr>
              <w:jc w:val="center"/>
              <w:rPr>
                <w:lang w:val="en-CA"/>
              </w:rPr>
            </w:pPr>
            <w:r w:rsidRPr="009373F7">
              <w:rPr>
                <w:lang w:val="en-CA"/>
              </w:rPr>
              <w:t>5.42</w:t>
            </w:r>
          </w:p>
        </w:tc>
      </w:tr>
      <w:tr w:rsidR="00CA6CD0" w:rsidRPr="00B80682" w14:paraId="014388ED" w14:textId="77777777" w:rsidTr="00A81A58">
        <w:tc>
          <w:tcPr>
            <w:tcW w:w="2140" w:type="dxa"/>
            <w:gridSpan w:val="2"/>
            <w:vAlign w:val="center"/>
          </w:tcPr>
          <w:p w14:paraId="5AF4829C" w14:textId="77777777" w:rsidR="00CA6CD0" w:rsidRPr="009373F7" w:rsidRDefault="00CA6CD0" w:rsidP="00A81A58">
            <w:pPr>
              <w:jc w:val="center"/>
              <w:rPr>
                <w:lang w:val="en-CA"/>
              </w:rPr>
            </w:pPr>
            <w:r w:rsidRPr="009373F7">
              <w:rPr>
                <w:b/>
                <w:lang w:val="en-CA"/>
              </w:rPr>
              <w:t>Column SD</w:t>
            </w:r>
          </w:p>
        </w:tc>
        <w:tc>
          <w:tcPr>
            <w:tcW w:w="1011" w:type="dxa"/>
            <w:vAlign w:val="center"/>
          </w:tcPr>
          <w:p w14:paraId="71438BBC" w14:textId="77777777" w:rsidR="00CA6CD0" w:rsidRPr="009373F7" w:rsidRDefault="00CA6CD0" w:rsidP="00A81A58">
            <w:pPr>
              <w:jc w:val="center"/>
              <w:rPr>
                <w:lang w:val="en-CA"/>
              </w:rPr>
            </w:pPr>
            <w:r w:rsidRPr="009373F7">
              <w:rPr>
                <w:lang w:val="en-CA"/>
              </w:rPr>
              <w:t>1.94</w:t>
            </w:r>
          </w:p>
        </w:tc>
        <w:tc>
          <w:tcPr>
            <w:tcW w:w="1011" w:type="dxa"/>
            <w:vAlign w:val="center"/>
          </w:tcPr>
          <w:p w14:paraId="4754AF2C" w14:textId="77777777" w:rsidR="00CA6CD0" w:rsidRPr="009373F7" w:rsidRDefault="00CA6CD0" w:rsidP="00A81A58">
            <w:pPr>
              <w:jc w:val="center"/>
              <w:rPr>
                <w:lang w:val="en-CA"/>
              </w:rPr>
            </w:pPr>
            <w:r w:rsidRPr="009373F7">
              <w:rPr>
                <w:lang w:val="en-CA"/>
              </w:rPr>
              <w:t>2.75</w:t>
            </w:r>
          </w:p>
        </w:tc>
        <w:tc>
          <w:tcPr>
            <w:tcW w:w="1011" w:type="dxa"/>
            <w:vAlign w:val="center"/>
          </w:tcPr>
          <w:p w14:paraId="16D0F8D6" w14:textId="77777777" w:rsidR="00CA6CD0" w:rsidRPr="009373F7" w:rsidRDefault="00CA6CD0" w:rsidP="00A81A58">
            <w:pPr>
              <w:jc w:val="center"/>
              <w:rPr>
                <w:lang w:val="en-CA"/>
              </w:rPr>
            </w:pPr>
            <w:r w:rsidRPr="009373F7">
              <w:rPr>
                <w:lang w:val="en-CA"/>
              </w:rPr>
              <w:t>1.20</w:t>
            </w:r>
          </w:p>
        </w:tc>
        <w:tc>
          <w:tcPr>
            <w:tcW w:w="1018" w:type="dxa"/>
            <w:vAlign w:val="center"/>
          </w:tcPr>
          <w:p w14:paraId="69E6F904" w14:textId="77777777" w:rsidR="00CA6CD0" w:rsidRPr="009373F7" w:rsidRDefault="00CA6CD0" w:rsidP="00A81A58">
            <w:pPr>
              <w:jc w:val="center"/>
              <w:rPr>
                <w:lang w:val="en-CA"/>
              </w:rPr>
            </w:pPr>
            <w:r w:rsidRPr="009373F7">
              <w:rPr>
                <w:lang w:val="en-CA"/>
              </w:rPr>
              <w:t>3.23</w:t>
            </w:r>
          </w:p>
        </w:tc>
        <w:tc>
          <w:tcPr>
            <w:tcW w:w="1018" w:type="dxa"/>
            <w:vAlign w:val="center"/>
          </w:tcPr>
          <w:p w14:paraId="5CEBEF09" w14:textId="77777777" w:rsidR="00CA6CD0" w:rsidRPr="009373F7" w:rsidRDefault="00CA6CD0" w:rsidP="00A81A58">
            <w:pPr>
              <w:jc w:val="center"/>
              <w:rPr>
                <w:lang w:val="en-CA"/>
              </w:rPr>
            </w:pPr>
            <w:r w:rsidRPr="009373F7">
              <w:rPr>
                <w:lang w:val="en-CA"/>
              </w:rPr>
              <w:t>3.34</w:t>
            </w:r>
          </w:p>
        </w:tc>
        <w:tc>
          <w:tcPr>
            <w:tcW w:w="1020" w:type="dxa"/>
            <w:vAlign w:val="center"/>
          </w:tcPr>
          <w:p w14:paraId="623E0B47" w14:textId="77777777" w:rsidR="00CA6CD0" w:rsidRPr="009373F7" w:rsidRDefault="00CA6CD0" w:rsidP="00A81A58">
            <w:pPr>
              <w:jc w:val="center"/>
              <w:rPr>
                <w:lang w:val="en-CA"/>
              </w:rPr>
            </w:pPr>
            <w:r w:rsidRPr="009373F7">
              <w:rPr>
                <w:lang w:val="en-CA"/>
              </w:rPr>
              <w:t>0.793</w:t>
            </w:r>
          </w:p>
        </w:tc>
      </w:tr>
    </w:tbl>
    <w:p w14:paraId="2A6F1191" w14:textId="77777777" w:rsidR="00CA6CD0" w:rsidRPr="009373F7" w:rsidRDefault="00CA6CD0" w:rsidP="00CA6CD0">
      <w:pPr>
        <w:pStyle w:val="Caption"/>
        <w:spacing w:before="240"/>
        <w:rPr>
          <w:lang w:val="en-CA"/>
        </w:rPr>
      </w:pPr>
      <w:r w:rsidRPr="009373F7">
        <w:rPr>
          <w:lang w:val="en-CA"/>
        </w:rPr>
        <w:t>Example 6. Performance by cantus firmus (M5): average violations per run, pooled over species and positions, raw corpus.</w:t>
      </w:r>
    </w:p>
    <w:p w14:paraId="13BFCF09" w14:textId="43C7A498" w:rsidR="00AE282A" w:rsidRPr="009373F7" w:rsidRDefault="00AE282A" w:rsidP="00CA6CD0">
      <w:pPr>
        <w:pStyle w:val="BodyText"/>
        <w:rPr>
          <w:i/>
          <w:lang w:val="en-CA"/>
        </w:rPr>
      </w:pPr>
      <w:r w:rsidRPr="009373F7">
        <w:rPr>
          <w:lang w:val="en-CA"/>
        </w:rPr>
        <w:t>[2.16] In the first species, the dependence on the variation of the cantus is low (column means ranging from 0.94 to 1.78, overall mean 1.30); the rule set is simple enough that all three models handle it comparably regardless of the given cantus firmus. From second species onward, however, the cantus firmi on F and G become systematically more difficult than those on A, C, and E. The pattern is clearest in fourth species, where the column means for F (7.22) and G (6.67) nearly double those of the three remaining cantus firmi (2.61–3.17), and persists through second and fifth species; third species alone distributes its difficulty more evenly across cantus firmi, yet its grand mean (9.87) is the highest of all five species, which suggests that the challenge there is intrinsic to the voice-leading constraints of the species itself. This F/G pattern is particularly visible for Claude, whose fourth-species violations on the cantus on F (12.83) and G (14.67) are roughly twice the values on cantus A and C (whose Claude averages are 4.33 and 6.67), and roughly four times the value on cantus E (3.33), whereas ChatGPT and Gemini exhibit a far more moderate spread across all five cantus firmi. The violation-level data specify the mechanism: in below-CF fourth species, Claude</w:t>
      </w:r>
      <w:r w:rsidR="00631897">
        <w:rPr>
          <w:lang w:val="en-CA"/>
        </w:rPr>
        <w:t>’</w:t>
      </w:r>
      <w:r w:rsidRPr="009373F7">
        <w:rPr>
          <w:lang w:val="en-CA"/>
        </w:rPr>
        <w:t>s violations concentrate on S4-9 (consonant syncopation freedom, 23 occurrences), S4-5 (invalid suspension types below the CF, 10 occurrences), and S4-2 (suspension resolution, 8 occurrences). The penalty accordingly reflects a sustained difficulty in selecting and resolving the position-dependent suspension types that the below-CF voice requires, consistent with the above-below asymmetry documented in M4 and the dissonance-treatment concentration identified in M3.</w:t>
      </w:r>
    </w:p>
    <w:tbl>
      <w:tblPr>
        <w:tblStyle w:val="TableGrid"/>
        <w:tblW w:w="0" w:type="auto"/>
        <w:jc w:val="center"/>
        <w:tblLook w:val="04A0" w:firstRow="1" w:lastRow="0" w:firstColumn="1" w:lastColumn="0" w:noHBand="0" w:noVBand="1"/>
      </w:tblPr>
      <w:tblGrid>
        <w:gridCol w:w="1543"/>
        <w:gridCol w:w="601"/>
        <w:gridCol w:w="601"/>
        <w:gridCol w:w="601"/>
        <w:gridCol w:w="601"/>
        <w:gridCol w:w="601"/>
        <w:gridCol w:w="1213"/>
        <w:gridCol w:w="2056"/>
      </w:tblGrid>
      <w:tr w:rsidR="00CA6CD0" w:rsidRPr="00B80682" w14:paraId="3483B934" w14:textId="77777777" w:rsidTr="00536902">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5B026374" w14:textId="77777777" w:rsidR="00CA6CD0" w:rsidRPr="009373F7" w:rsidRDefault="00CA6CD0" w:rsidP="00536902">
            <w:pPr>
              <w:rPr>
                <w:lang w:val="en-CA"/>
              </w:rPr>
            </w:pP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05AE3DB3" w14:textId="77777777" w:rsidR="00CA6CD0" w:rsidRPr="009373F7" w:rsidRDefault="00CA6CD0" w:rsidP="00536902">
            <w:pPr>
              <w:pStyle w:val="Compact"/>
              <w:jc w:val="center"/>
              <w:rPr>
                <w:lang w:val="en-CA"/>
              </w:rPr>
            </w:pPr>
            <w:r w:rsidRPr="009373F7">
              <w:rPr>
                <w:b/>
                <w:lang w:val="en-CA"/>
              </w:rPr>
              <w:t>A</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0881A65E" w14:textId="77777777" w:rsidR="00CA6CD0" w:rsidRPr="009373F7" w:rsidRDefault="00CA6CD0" w:rsidP="00536902">
            <w:pPr>
              <w:pStyle w:val="Compact"/>
              <w:jc w:val="center"/>
              <w:rPr>
                <w:lang w:val="en-CA"/>
              </w:rPr>
            </w:pPr>
            <w:r w:rsidRPr="009373F7">
              <w:rPr>
                <w:b/>
                <w:lang w:val="en-CA"/>
              </w:rPr>
              <w:t>C</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70D8094F" w14:textId="77777777" w:rsidR="00CA6CD0" w:rsidRPr="009373F7" w:rsidRDefault="00CA6CD0" w:rsidP="00536902">
            <w:pPr>
              <w:pStyle w:val="Compact"/>
              <w:jc w:val="center"/>
              <w:rPr>
                <w:lang w:val="en-CA"/>
              </w:rPr>
            </w:pPr>
            <w:r w:rsidRPr="009373F7">
              <w:rPr>
                <w:b/>
                <w:lang w:val="en-CA"/>
              </w:rPr>
              <w:t>E</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2AEA1F80" w14:textId="77777777" w:rsidR="00CA6CD0" w:rsidRPr="009373F7" w:rsidRDefault="00CA6CD0" w:rsidP="00536902">
            <w:pPr>
              <w:pStyle w:val="Compact"/>
              <w:jc w:val="center"/>
              <w:rPr>
                <w:lang w:val="en-CA"/>
              </w:rPr>
            </w:pPr>
            <w:r w:rsidRPr="009373F7">
              <w:rPr>
                <w:b/>
                <w:lang w:val="en-CA"/>
              </w:rPr>
              <w:t>F</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72C73874" w14:textId="77777777" w:rsidR="00CA6CD0" w:rsidRPr="009373F7" w:rsidRDefault="00CA6CD0" w:rsidP="00536902">
            <w:pPr>
              <w:pStyle w:val="Compact"/>
              <w:jc w:val="center"/>
              <w:rPr>
                <w:lang w:val="en-CA"/>
              </w:rPr>
            </w:pPr>
            <w:r w:rsidRPr="009373F7">
              <w:rPr>
                <w:b/>
                <w:lang w:val="en-CA"/>
              </w:rPr>
              <w:t>G</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5FCDBADE" w14:textId="77777777" w:rsidR="00CA6CD0" w:rsidRPr="009373F7" w:rsidRDefault="00CA6CD0" w:rsidP="00536902">
            <w:pPr>
              <w:pStyle w:val="Compact"/>
              <w:jc w:val="center"/>
              <w:rPr>
                <w:lang w:val="en-CA"/>
              </w:rPr>
            </w:pPr>
            <w:r w:rsidRPr="009373F7">
              <w:rPr>
                <w:b/>
                <w:lang w:val="en-CA"/>
              </w:rPr>
              <w:t>Row mean</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7286B2BC" w14:textId="77777777" w:rsidR="00CA6CD0" w:rsidRPr="009373F7" w:rsidRDefault="00CA6CD0" w:rsidP="00BF2496">
            <w:pPr>
              <w:pStyle w:val="Compact"/>
              <w:jc w:val="center"/>
              <w:rPr>
                <w:lang w:val="en-CA"/>
              </w:rPr>
            </w:pPr>
            <w:r w:rsidRPr="009373F7">
              <w:rPr>
                <w:b/>
                <w:lang w:val="en-CA"/>
              </w:rPr>
              <w:t>Standard Deviation</w:t>
            </w:r>
          </w:p>
        </w:tc>
      </w:tr>
      <w:tr w:rsidR="00CA6CD0" w:rsidRPr="00B80682" w14:paraId="5F870992" w14:textId="77777777" w:rsidTr="00536902">
        <w:trPr>
          <w:jc w:val="center"/>
        </w:trPr>
        <w:tc>
          <w:tcPr>
            <w:tcW w:w="0" w:type="auto"/>
          </w:tcPr>
          <w:p w14:paraId="3C64D0BD" w14:textId="77777777" w:rsidR="00CA6CD0" w:rsidRPr="009373F7" w:rsidRDefault="00CA6CD0" w:rsidP="00536902">
            <w:pPr>
              <w:pStyle w:val="Compact"/>
              <w:jc w:val="center"/>
              <w:rPr>
                <w:lang w:val="en-CA"/>
              </w:rPr>
            </w:pPr>
            <w:r w:rsidRPr="009373F7">
              <w:rPr>
                <w:b/>
                <w:lang w:val="en-CA"/>
              </w:rPr>
              <w:t>ChatGPT</w:t>
            </w:r>
          </w:p>
        </w:tc>
        <w:tc>
          <w:tcPr>
            <w:tcW w:w="0" w:type="auto"/>
          </w:tcPr>
          <w:p w14:paraId="02A8BC21" w14:textId="77777777" w:rsidR="00CA6CD0" w:rsidRPr="009373F7" w:rsidRDefault="00CA6CD0" w:rsidP="00536902">
            <w:pPr>
              <w:pStyle w:val="Compact"/>
              <w:jc w:val="center"/>
              <w:rPr>
                <w:lang w:val="en-CA"/>
              </w:rPr>
            </w:pPr>
            <w:r w:rsidRPr="009373F7">
              <w:rPr>
                <w:lang w:val="en-CA"/>
              </w:rPr>
              <w:t>1.33</w:t>
            </w:r>
          </w:p>
        </w:tc>
        <w:tc>
          <w:tcPr>
            <w:tcW w:w="0" w:type="auto"/>
          </w:tcPr>
          <w:p w14:paraId="1E45ECD2" w14:textId="77777777" w:rsidR="00CA6CD0" w:rsidRPr="009373F7" w:rsidRDefault="00CA6CD0" w:rsidP="00536902">
            <w:pPr>
              <w:pStyle w:val="Compact"/>
              <w:jc w:val="center"/>
              <w:rPr>
                <w:lang w:val="en-CA"/>
              </w:rPr>
            </w:pPr>
            <w:r w:rsidRPr="009373F7">
              <w:rPr>
                <w:lang w:val="en-CA"/>
              </w:rPr>
              <w:t>1.83</w:t>
            </w:r>
          </w:p>
        </w:tc>
        <w:tc>
          <w:tcPr>
            <w:tcW w:w="0" w:type="auto"/>
          </w:tcPr>
          <w:p w14:paraId="7B9AFBEB" w14:textId="77777777" w:rsidR="00CA6CD0" w:rsidRPr="009373F7" w:rsidRDefault="00CA6CD0" w:rsidP="00536902">
            <w:pPr>
              <w:pStyle w:val="Compact"/>
              <w:jc w:val="center"/>
              <w:rPr>
                <w:lang w:val="en-CA"/>
              </w:rPr>
            </w:pPr>
            <w:r w:rsidRPr="009373F7">
              <w:rPr>
                <w:lang w:val="en-CA"/>
              </w:rPr>
              <w:t>2.50</w:t>
            </w:r>
          </w:p>
        </w:tc>
        <w:tc>
          <w:tcPr>
            <w:tcW w:w="0" w:type="auto"/>
          </w:tcPr>
          <w:p w14:paraId="03BF7018" w14:textId="77777777" w:rsidR="00CA6CD0" w:rsidRPr="009373F7" w:rsidRDefault="00CA6CD0" w:rsidP="00536902">
            <w:pPr>
              <w:pStyle w:val="Compact"/>
              <w:jc w:val="center"/>
              <w:rPr>
                <w:lang w:val="en-CA"/>
              </w:rPr>
            </w:pPr>
            <w:r w:rsidRPr="009373F7">
              <w:rPr>
                <w:lang w:val="en-CA"/>
              </w:rPr>
              <w:t>1.33</w:t>
            </w:r>
          </w:p>
        </w:tc>
        <w:tc>
          <w:tcPr>
            <w:tcW w:w="0" w:type="auto"/>
          </w:tcPr>
          <w:p w14:paraId="623BF6A6" w14:textId="77777777" w:rsidR="00CA6CD0" w:rsidRPr="009373F7" w:rsidRDefault="00CA6CD0" w:rsidP="00536902">
            <w:pPr>
              <w:pStyle w:val="Compact"/>
              <w:jc w:val="center"/>
              <w:rPr>
                <w:lang w:val="en-CA"/>
              </w:rPr>
            </w:pPr>
            <w:r w:rsidRPr="009373F7">
              <w:rPr>
                <w:lang w:val="en-CA"/>
              </w:rPr>
              <w:t>1.33</w:t>
            </w:r>
          </w:p>
        </w:tc>
        <w:tc>
          <w:tcPr>
            <w:tcW w:w="0" w:type="auto"/>
          </w:tcPr>
          <w:p w14:paraId="31722568" w14:textId="77777777" w:rsidR="00CA6CD0" w:rsidRPr="009373F7" w:rsidRDefault="00CA6CD0" w:rsidP="00536902">
            <w:pPr>
              <w:pStyle w:val="Compact"/>
              <w:jc w:val="center"/>
              <w:rPr>
                <w:lang w:val="en-CA"/>
              </w:rPr>
            </w:pPr>
            <w:r w:rsidRPr="009373F7">
              <w:rPr>
                <w:b/>
                <w:lang w:val="en-CA"/>
              </w:rPr>
              <w:t>1.67</w:t>
            </w:r>
          </w:p>
        </w:tc>
        <w:tc>
          <w:tcPr>
            <w:tcW w:w="0" w:type="auto"/>
          </w:tcPr>
          <w:p w14:paraId="0311DE3A" w14:textId="77777777" w:rsidR="00CA6CD0" w:rsidRPr="009373F7" w:rsidRDefault="00CA6CD0" w:rsidP="00536902">
            <w:pPr>
              <w:pStyle w:val="Compact"/>
              <w:jc w:val="center"/>
              <w:rPr>
                <w:lang w:val="en-CA"/>
              </w:rPr>
            </w:pPr>
            <w:r w:rsidRPr="009373F7">
              <w:rPr>
                <w:lang w:val="en-CA"/>
              </w:rPr>
              <w:t>0.459</w:t>
            </w:r>
          </w:p>
        </w:tc>
      </w:tr>
      <w:tr w:rsidR="00CA6CD0" w:rsidRPr="00B80682" w14:paraId="2A41E203" w14:textId="77777777" w:rsidTr="00536902">
        <w:trPr>
          <w:jc w:val="center"/>
        </w:trPr>
        <w:tc>
          <w:tcPr>
            <w:tcW w:w="0" w:type="auto"/>
          </w:tcPr>
          <w:p w14:paraId="5A871037" w14:textId="77777777" w:rsidR="00CA6CD0" w:rsidRPr="009373F7" w:rsidRDefault="00CA6CD0" w:rsidP="00536902">
            <w:pPr>
              <w:pStyle w:val="Compact"/>
              <w:jc w:val="center"/>
              <w:rPr>
                <w:lang w:val="en-CA"/>
              </w:rPr>
            </w:pPr>
            <w:r w:rsidRPr="009373F7">
              <w:rPr>
                <w:b/>
                <w:lang w:val="en-CA"/>
              </w:rPr>
              <w:t>Claude</w:t>
            </w:r>
          </w:p>
        </w:tc>
        <w:tc>
          <w:tcPr>
            <w:tcW w:w="0" w:type="auto"/>
          </w:tcPr>
          <w:p w14:paraId="0A85E739" w14:textId="77777777" w:rsidR="00CA6CD0" w:rsidRPr="009373F7" w:rsidRDefault="00CA6CD0" w:rsidP="00536902">
            <w:pPr>
              <w:pStyle w:val="Compact"/>
              <w:jc w:val="center"/>
              <w:rPr>
                <w:lang w:val="en-CA"/>
              </w:rPr>
            </w:pPr>
            <w:r w:rsidRPr="009373F7">
              <w:rPr>
                <w:lang w:val="en-CA"/>
              </w:rPr>
              <w:t>1.50</w:t>
            </w:r>
          </w:p>
        </w:tc>
        <w:tc>
          <w:tcPr>
            <w:tcW w:w="0" w:type="auto"/>
          </w:tcPr>
          <w:p w14:paraId="4E0435FF" w14:textId="77777777" w:rsidR="00CA6CD0" w:rsidRPr="009373F7" w:rsidRDefault="00CA6CD0" w:rsidP="00536902">
            <w:pPr>
              <w:pStyle w:val="Compact"/>
              <w:jc w:val="center"/>
              <w:rPr>
                <w:lang w:val="en-CA"/>
              </w:rPr>
            </w:pPr>
            <w:r w:rsidRPr="009373F7">
              <w:rPr>
                <w:lang w:val="en-CA"/>
              </w:rPr>
              <w:t>2.33</w:t>
            </w:r>
          </w:p>
        </w:tc>
        <w:tc>
          <w:tcPr>
            <w:tcW w:w="0" w:type="auto"/>
          </w:tcPr>
          <w:p w14:paraId="12984BA2" w14:textId="77777777" w:rsidR="00CA6CD0" w:rsidRPr="009373F7" w:rsidRDefault="00CA6CD0" w:rsidP="00536902">
            <w:pPr>
              <w:pStyle w:val="Compact"/>
              <w:jc w:val="center"/>
              <w:rPr>
                <w:lang w:val="en-CA"/>
              </w:rPr>
            </w:pPr>
            <w:r w:rsidRPr="009373F7">
              <w:rPr>
                <w:lang w:val="en-CA"/>
              </w:rPr>
              <w:t>2.33</w:t>
            </w:r>
          </w:p>
        </w:tc>
        <w:tc>
          <w:tcPr>
            <w:tcW w:w="0" w:type="auto"/>
          </w:tcPr>
          <w:p w14:paraId="779A5114" w14:textId="77777777" w:rsidR="00CA6CD0" w:rsidRPr="009373F7" w:rsidRDefault="00CA6CD0" w:rsidP="00536902">
            <w:pPr>
              <w:pStyle w:val="Compact"/>
              <w:jc w:val="center"/>
              <w:rPr>
                <w:lang w:val="en-CA"/>
              </w:rPr>
            </w:pPr>
            <w:r w:rsidRPr="009373F7">
              <w:rPr>
                <w:lang w:val="en-CA"/>
              </w:rPr>
              <w:t>2.50</w:t>
            </w:r>
          </w:p>
        </w:tc>
        <w:tc>
          <w:tcPr>
            <w:tcW w:w="0" w:type="auto"/>
          </w:tcPr>
          <w:p w14:paraId="76255430" w14:textId="77777777" w:rsidR="00CA6CD0" w:rsidRPr="009373F7" w:rsidRDefault="00CA6CD0" w:rsidP="00536902">
            <w:pPr>
              <w:pStyle w:val="Compact"/>
              <w:jc w:val="center"/>
              <w:rPr>
                <w:lang w:val="en-CA"/>
              </w:rPr>
            </w:pPr>
            <w:r w:rsidRPr="009373F7">
              <w:rPr>
                <w:lang w:val="en-CA"/>
              </w:rPr>
              <w:t>1.50</w:t>
            </w:r>
          </w:p>
        </w:tc>
        <w:tc>
          <w:tcPr>
            <w:tcW w:w="0" w:type="auto"/>
          </w:tcPr>
          <w:p w14:paraId="111BB33F" w14:textId="77777777" w:rsidR="00CA6CD0" w:rsidRPr="009373F7" w:rsidRDefault="00CA6CD0" w:rsidP="00536902">
            <w:pPr>
              <w:pStyle w:val="Compact"/>
              <w:jc w:val="center"/>
              <w:rPr>
                <w:lang w:val="en-CA"/>
              </w:rPr>
            </w:pPr>
            <w:r w:rsidRPr="009373F7">
              <w:rPr>
                <w:b/>
                <w:lang w:val="en-CA"/>
              </w:rPr>
              <w:t>2.03</w:t>
            </w:r>
          </w:p>
        </w:tc>
        <w:tc>
          <w:tcPr>
            <w:tcW w:w="0" w:type="auto"/>
          </w:tcPr>
          <w:p w14:paraId="6EB82A76" w14:textId="77777777" w:rsidR="00CA6CD0" w:rsidRPr="009373F7" w:rsidRDefault="00CA6CD0" w:rsidP="00536902">
            <w:pPr>
              <w:pStyle w:val="Compact"/>
              <w:jc w:val="center"/>
              <w:rPr>
                <w:lang w:val="en-CA"/>
              </w:rPr>
            </w:pPr>
            <w:r w:rsidRPr="009373F7">
              <w:rPr>
                <w:lang w:val="en-CA"/>
              </w:rPr>
              <w:t>0.440</w:t>
            </w:r>
          </w:p>
        </w:tc>
      </w:tr>
      <w:tr w:rsidR="00CA6CD0" w:rsidRPr="00B80682" w14:paraId="7B262EE7" w14:textId="77777777" w:rsidTr="00536902">
        <w:trPr>
          <w:jc w:val="center"/>
        </w:trPr>
        <w:tc>
          <w:tcPr>
            <w:tcW w:w="0" w:type="auto"/>
          </w:tcPr>
          <w:p w14:paraId="3C884B35" w14:textId="77777777" w:rsidR="00CA6CD0" w:rsidRPr="009373F7" w:rsidRDefault="00CA6CD0" w:rsidP="00536902">
            <w:pPr>
              <w:pStyle w:val="Compact"/>
              <w:jc w:val="center"/>
              <w:rPr>
                <w:lang w:val="en-CA"/>
              </w:rPr>
            </w:pPr>
            <w:r w:rsidRPr="009373F7">
              <w:rPr>
                <w:b/>
                <w:lang w:val="en-CA"/>
              </w:rPr>
              <w:t>Gemini</w:t>
            </w:r>
          </w:p>
        </w:tc>
        <w:tc>
          <w:tcPr>
            <w:tcW w:w="0" w:type="auto"/>
          </w:tcPr>
          <w:p w14:paraId="53B9F9FC" w14:textId="77777777" w:rsidR="00CA6CD0" w:rsidRPr="009373F7" w:rsidRDefault="00CA6CD0" w:rsidP="00536902">
            <w:pPr>
              <w:pStyle w:val="Compact"/>
              <w:jc w:val="center"/>
              <w:rPr>
                <w:lang w:val="en-CA"/>
              </w:rPr>
            </w:pPr>
            <w:r w:rsidRPr="009373F7">
              <w:rPr>
                <w:lang w:val="en-CA"/>
              </w:rPr>
              <w:t>0.17</w:t>
            </w:r>
          </w:p>
        </w:tc>
        <w:tc>
          <w:tcPr>
            <w:tcW w:w="0" w:type="auto"/>
          </w:tcPr>
          <w:p w14:paraId="20B80833" w14:textId="77777777" w:rsidR="00CA6CD0" w:rsidRPr="009373F7" w:rsidRDefault="00CA6CD0" w:rsidP="00536902">
            <w:pPr>
              <w:pStyle w:val="Compact"/>
              <w:jc w:val="center"/>
              <w:rPr>
                <w:lang w:val="en-CA"/>
              </w:rPr>
            </w:pPr>
            <w:r w:rsidRPr="009373F7">
              <w:rPr>
                <w:lang w:val="en-CA"/>
              </w:rPr>
              <w:t>0.00</w:t>
            </w:r>
          </w:p>
        </w:tc>
        <w:tc>
          <w:tcPr>
            <w:tcW w:w="0" w:type="auto"/>
          </w:tcPr>
          <w:p w14:paraId="4F1F4339" w14:textId="77777777" w:rsidR="00CA6CD0" w:rsidRPr="009373F7" w:rsidRDefault="00CA6CD0" w:rsidP="00536902">
            <w:pPr>
              <w:pStyle w:val="Compact"/>
              <w:jc w:val="center"/>
              <w:rPr>
                <w:lang w:val="en-CA"/>
              </w:rPr>
            </w:pPr>
            <w:r w:rsidRPr="009373F7">
              <w:rPr>
                <w:lang w:val="en-CA"/>
              </w:rPr>
              <w:t>0.50</w:t>
            </w:r>
          </w:p>
        </w:tc>
        <w:tc>
          <w:tcPr>
            <w:tcW w:w="0" w:type="auto"/>
          </w:tcPr>
          <w:p w14:paraId="7D62D278" w14:textId="77777777" w:rsidR="00CA6CD0" w:rsidRPr="009373F7" w:rsidRDefault="00CA6CD0" w:rsidP="00536902">
            <w:pPr>
              <w:pStyle w:val="Compact"/>
              <w:jc w:val="center"/>
              <w:rPr>
                <w:lang w:val="en-CA"/>
              </w:rPr>
            </w:pPr>
            <w:r w:rsidRPr="009373F7">
              <w:rPr>
                <w:lang w:val="en-CA"/>
              </w:rPr>
              <w:t>0.33</w:t>
            </w:r>
          </w:p>
        </w:tc>
        <w:tc>
          <w:tcPr>
            <w:tcW w:w="0" w:type="auto"/>
          </w:tcPr>
          <w:p w14:paraId="533153F5" w14:textId="77777777" w:rsidR="00CA6CD0" w:rsidRPr="009373F7" w:rsidRDefault="00CA6CD0" w:rsidP="00536902">
            <w:pPr>
              <w:pStyle w:val="Compact"/>
              <w:jc w:val="center"/>
              <w:rPr>
                <w:lang w:val="en-CA"/>
              </w:rPr>
            </w:pPr>
            <w:r w:rsidRPr="009373F7">
              <w:rPr>
                <w:lang w:val="en-CA"/>
              </w:rPr>
              <w:t>0.00</w:t>
            </w:r>
          </w:p>
        </w:tc>
        <w:tc>
          <w:tcPr>
            <w:tcW w:w="0" w:type="auto"/>
          </w:tcPr>
          <w:p w14:paraId="266EBC57" w14:textId="77777777" w:rsidR="00CA6CD0" w:rsidRPr="009373F7" w:rsidRDefault="00CA6CD0" w:rsidP="00536902">
            <w:pPr>
              <w:pStyle w:val="Compact"/>
              <w:jc w:val="center"/>
              <w:rPr>
                <w:lang w:val="en-CA"/>
              </w:rPr>
            </w:pPr>
            <w:r w:rsidRPr="009373F7">
              <w:rPr>
                <w:b/>
                <w:lang w:val="en-CA"/>
              </w:rPr>
              <w:t>0.20</w:t>
            </w:r>
          </w:p>
        </w:tc>
        <w:tc>
          <w:tcPr>
            <w:tcW w:w="0" w:type="auto"/>
          </w:tcPr>
          <w:p w14:paraId="013C2363" w14:textId="77777777" w:rsidR="00CA6CD0" w:rsidRPr="009373F7" w:rsidRDefault="00CA6CD0" w:rsidP="00536902">
            <w:pPr>
              <w:pStyle w:val="Compact"/>
              <w:jc w:val="center"/>
              <w:rPr>
                <w:lang w:val="en-CA"/>
              </w:rPr>
            </w:pPr>
            <w:r w:rsidRPr="009373F7">
              <w:rPr>
                <w:lang w:val="en-CA"/>
              </w:rPr>
              <w:t>0.194</w:t>
            </w:r>
          </w:p>
        </w:tc>
      </w:tr>
      <w:tr w:rsidR="00CA6CD0" w:rsidRPr="00B80682" w14:paraId="7BD13F0A" w14:textId="77777777" w:rsidTr="00536902">
        <w:trPr>
          <w:jc w:val="center"/>
        </w:trPr>
        <w:tc>
          <w:tcPr>
            <w:tcW w:w="0" w:type="auto"/>
          </w:tcPr>
          <w:p w14:paraId="02E25EFD" w14:textId="77777777" w:rsidR="00CA6CD0" w:rsidRPr="009373F7" w:rsidRDefault="00CA6CD0" w:rsidP="00536902">
            <w:pPr>
              <w:pStyle w:val="Compact"/>
              <w:jc w:val="center"/>
              <w:rPr>
                <w:lang w:val="en-CA"/>
              </w:rPr>
            </w:pPr>
            <w:r w:rsidRPr="009373F7">
              <w:rPr>
                <w:b/>
                <w:lang w:val="en-CA"/>
              </w:rPr>
              <w:lastRenderedPageBreak/>
              <w:t>Column mean</w:t>
            </w:r>
          </w:p>
        </w:tc>
        <w:tc>
          <w:tcPr>
            <w:tcW w:w="0" w:type="auto"/>
          </w:tcPr>
          <w:p w14:paraId="4162D3B8" w14:textId="77777777" w:rsidR="00CA6CD0" w:rsidRPr="009373F7" w:rsidRDefault="00CA6CD0" w:rsidP="00536902">
            <w:pPr>
              <w:pStyle w:val="Compact"/>
              <w:jc w:val="center"/>
              <w:rPr>
                <w:lang w:val="en-CA"/>
              </w:rPr>
            </w:pPr>
            <w:r w:rsidRPr="009373F7">
              <w:rPr>
                <w:b/>
                <w:lang w:val="en-CA"/>
              </w:rPr>
              <w:t>1.00</w:t>
            </w:r>
          </w:p>
        </w:tc>
        <w:tc>
          <w:tcPr>
            <w:tcW w:w="0" w:type="auto"/>
          </w:tcPr>
          <w:p w14:paraId="07612273" w14:textId="77777777" w:rsidR="00CA6CD0" w:rsidRPr="009373F7" w:rsidRDefault="00CA6CD0" w:rsidP="00536902">
            <w:pPr>
              <w:pStyle w:val="Compact"/>
              <w:jc w:val="center"/>
              <w:rPr>
                <w:lang w:val="en-CA"/>
              </w:rPr>
            </w:pPr>
            <w:r w:rsidRPr="009373F7">
              <w:rPr>
                <w:b/>
                <w:lang w:val="en-CA"/>
              </w:rPr>
              <w:t>1.39</w:t>
            </w:r>
          </w:p>
        </w:tc>
        <w:tc>
          <w:tcPr>
            <w:tcW w:w="0" w:type="auto"/>
          </w:tcPr>
          <w:p w14:paraId="34734FC6" w14:textId="77777777" w:rsidR="00CA6CD0" w:rsidRPr="009373F7" w:rsidRDefault="00CA6CD0" w:rsidP="00536902">
            <w:pPr>
              <w:pStyle w:val="Compact"/>
              <w:jc w:val="center"/>
              <w:rPr>
                <w:lang w:val="en-CA"/>
              </w:rPr>
            </w:pPr>
            <w:r w:rsidRPr="009373F7">
              <w:rPr>
                <w:b/>
                <w:lang w:val="en-CA"/>
              </w:rPr>
              <w:t>1.78</w:t>
            </w:r>
          </w:p>
        </w:tc>
        <w:tc>
          <w:tcPr>
            <w:tcW w:w="0" w:type="auto"/>
          </w:tcPr>
          <w:p w14:paraId="46C82909" w14:textId="77777777" w:rsidR="00CA6CD0" w:rsidRPr="009373F7" w:rsidRDefault="00CA6CD0" w:rsidP="00536902">
            <w:pPr>
              <w:pStyle w:val="Compact"/>
              <w:jc w:val="center"/>
              <w:rPr>
                <w:lang w:val="en-CA"/>
              </w:rPr>
            </w:pPr>
            <w:r w:rsidRPr="009373F7">
              <w:rPr>
                <w:b/>
                <w:lang w:val="en-CA"/>
              </w:rPr>
              <w:t>1.39</w:t>
            </w:r>
          </w:p>
        </w:tc>
        <w:tc>
          <w:tcPr>
            <w:tcW w:w="0" w:type="auto"/>
          </w:tcPr>
          <w:p w14:paraId="07DB0A67" w14:textId="77777777" w:rsidR="00CA6CD0" w:rsidRPr="009373F7" w:rsidRDefault="00CA6CD0" w:rsidP="00536902">
            <w:pPr>
              <w:pStyle w:val="Compact"/>
              <w:jc w:val="center"/>
              <w:rPr>
                <w:lang w:val="en-CA"/>
              </w:rPr>
            </w:pPr>
            <w:r w:rsidRPr="009373F7">
              <w:rPr>
                <w:b/>
                <w:lang w:val="en-CA"/>
              </w:rPr>
              <w:t>0.94</w:t>
            </w:r>
          </w:p>
        </w:tc>
        <w:tc>
          <w:tcPr>
            <w:tcW w:w="0" w:type="auto"/>
          </w:tcPr>
          <w:p w14:paraId="792AB382" w14:textId="77777777" w:rsidR="00CA6CD0" w:rsidRPr="009373F7" w:rsidRDefault="00CA6CD0" w:rsidP="00536902">
            <w:pPr>
              <w:pStyle w:val="Compact"/>
              <w:jc w:val="center"/>
              <w:rPr>
                <w:lang w:val="en-CA"/>
              </w:rPr>
            </w:pPr>
            <w:r w:rsidRPr="009373F7">
              <w:rPr>
                <w:b/>
                <w:lang w:val="en-CA"/>
              </w:rPr>
              <w:t>1.30</w:t>
            </w:r>
          </w:p>
        </w:tc>
        <w:tc>
          <w:tcPr>
            <w:tcW w:w="0" w:type="auto"/>
          </w:tcPr>
          <w:p w14:paraId="763574DD" w14:textId="77777777" w:rsidR="00CA6CD0" w:rsidRPr="009373F7" w:rsidRDefault="00CA6CD0" w:rsidP="00536902">
            <w:pPr>
              <w:pStyle w:val="Compact"/>
              <w:jc w:val="center"/>
              <w:rPr>
                <w:lang w:val="en-CA"/>
              </w:rPr>
            </w:pPr>
            <w:r w:rsidRPr="009373F7">
              <w:rPr>
                <w:lang w:val="en-CA"/>
              </w:rPr>
              <w:t>0.305</w:t>
            </w:r>
          </w:p>
        </w:tc>
      </w:tr>
    </w:tbl>
    <w:p w14:paraId="256C4D1C" w14:textId="77777777" w:rsidR="00CA6CD0" w:rsidRPr="009373F7" w:rsidRDefault="00CA6CD0" w:rsidP="00CA6CD0">
      <w:pPr>
        <w:pStyle w:val="Caption"/>
        <w:spacing w:before="240"/>
        <w:rPr>
          <w:lang w:val="en-CA"/>
        </w:rPr>
      </w:pPr>
      <w:r w:rsidRPr="009373F7">
        <w:rPr>
          <w:lang w:val="en-CA"/>
        </w:rPr>
        <w:t>Example 7. Performance by cantus firmus, 1st species (M5), raw corpus.</w:t>
      </w:r>
    </w:p>
    <w:tbl>
      <w:tblPr>
        <w:tblStyle w:val="TableGrid"/>
        <w:tblW w:w="0" w:type="auto"/>
        <w:jc w:val="center"/>
        <w:tblLook w:val="04A0" w:firstRow="1" w:lastRow="0" w:firstColumn="1" w:lastColumn="0" w:noHBand="0" w:noVBand="1"/>
      </w:tblPr>
      <w:tblGrid>
        <w:gridCol w:w="1543"/>
        <w:gridCol w:w="711"/>
        <w:gridCol w:w="711"/>
        <w:gridCol w:w="601"/>
        <w:gridCol w:w="711"/>
        <w:gridCol w:w="711"/>
        <w:gridCol w:w="1213"/>
        <w:gridCol w:w="2056"/>
      </w:tblGrid>
      <w:tr w:rsidR="00CA6CD0" w:rsidRPr="00B80682" w14:paraId="7CAA064E" w14:textId="77777777" w:rsidTr="00536902">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3CCF107A" w14:textId="77777777" w:rsidR="00CA6CD0" w:rsidRPr="009373F7" w:rsidRDefault="00CA6CD0" w:rsidP="00536902">
            <w:pPr>
              <w:rPr>
                <w:lang w:val="en-CA"/>
              </w:rPr>
            </w:pP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6EB7E8DE" w14:textId="77777777" w:rsidR="00CA6CD0" w:rsidRPr="009373F7" w:rsidRDefault="00CA6CD0" w:rsidP="00536902">
            <w:pPr>
              <w:pStyle w:val="Compact"/>
              <w:jc w:val="center"/>
              <w:rPr>
                <w:lang w:val="en-CA"/>
              </w:rPr>
            </w:pPr>
            <w:r w:rsidRPr="009373F7">
              <w:rPr>
                <w:b/>
                <w:lang w:val="en-CA"/>
              </w:rPr>
              <w:t>A</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206D709B" w14:textId="77777777" w:rsidR="00CA6CD0" w:rsidRPr="009373F7" w:rsidRDefault="00CA6CD0" w:rsidP="00536902">
            <w:pPr>
              <w:pStyle w:val="Compact"/>
              <w:jc w:val="center"/>
              <w:rPr>
                <w:lang w:val="en-CA"/>
              </w:rPr>
            </w:pPr>
            <w:r w:rsidRPr="009373F7">
              <w:rPr>
                <w:b/>
                <w:lang w:val="en-CA"/>
              </w:rPr>
              <w:t>C</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2185A9A0" w14:textId="77777777" w:rsidR="00CA6CD0" w:rsidRPr="009373F7" w:rsidRDefault="00CA6CD0" w:rsidP="00536902">
            <w:pPr>
              <w:pStyle w:val="Compact"/>
              <w:jc w:val="center"/>
              <w:rPr>
                <w:lang w:val="en-CA"/>
              </w:rPr>
            </w:pPr>
            <w:r w:rsidRPr="009373F7">
              <w:rPr>
                <w:b/>
                <w:lang w:val="en-CA"/>
              </w:rPr>
              <w:t>E</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1FC92543" w14:textId="77777777" w:rsidR="00CA6CD0" w:rsidRPr="009373F7" w:rsidRDefault="00CA6CD0" w:rsidP="00536902">
            <w:pPr>
              <w:pStyle w:val="Compact"/>
              <w:jc w:val="center"/>
              <w:rPr>
                <w:lang w:val="en-CA"/>
              </w:rPr>
            </w:pPr>
            <w:r w:rsidRPr="009373F7">
              <w:rPr>
                <w:b/>
                <w:lang w:val="en-CA"/>
              </w:rPr>
              <w:t>F</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02A72F6B" w14:textId="77777777" w:rsidR="00CA6CD0" w:rsidRPr="009373F7" w:rsidRDefault="00CA6CD0" w:rsidP="00536902">
            <w:pPr>
              <w:pStyle w:val="Compact"/>
              <w:jc w:val="center"/>
              <w:rPr>
                <w:lang w:val="en-CA"/>
              </w:rPr>
            </w:pPr>
            <w:r w:rsidRPr="009373F7">
              <w:rPr>
                <w:b/>
                <w:lang w:val="en-CA"/>
              </w:rPr>
              <w:t>G</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62D2D890" w14:textId="77777777" w:rsidR="00CA6CD0" w:rsidRPr="009373F7" w:rsidRDefault="00CA6CD0" w:rsidP="00536902">
            <w:pPr>
              <w:pStyle w:val="Compact"/>
              <w:jc w:val="center"/>
              <w:rPr>
                <w:lang w:val="en-CA"/>
              </w:rPr>
            </w:pPr>
            <w:r w:rsidRPr="009373F7">
              <w:rPr>
                <w:b/>
                <w:lang w:val="en-CA"/>
              </w:rPr>
              <w:t>Row mean</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4DCAEB19" w14:textId="77777777" w:rsidR="00CA6CD0" w:rsidRPr="009373F7" w:rsidRDefault="00CA6CD0" w:rsidP="00536902">
            <w:pPr>
              <w:pStyle w:val="Compact"/>
              <w:jc w:val="center"/>
              <w:rPr>
                <w:lang w:val="en-CA"/>
              </w:rPr>
            </w:pPr>
            <w:r w:rsidRPr="009373F7">
              <w:rPr>
                <w:b/>
                <w:lang w:val="en-CA"/>
              </w:rPr>
              <w:t>Standard Deviation</w:t>
            </w:r>
          </w:p>
        </w:tc>
      </w:tr>
      <w:tr w:rsidR="00CA6CD0" w:rsidRPr="00B80682" w14:paraId="07EEB590" w14:textId="77777777" w:rsidTr="00536902">
        <w:trPr>
          <w:jc w:val="center"/>
        </w:trPr>
        <w:tc>
          <w:tcPr>
            <w:tcW w:w="0" w:type="auto"/>
          </w:tcPr>
          <w:p w14:paraId="21C0D194" w14:textId="77777777" w:rsidR="00CA6CD0" w:rsidRPr="009373F7" w:rsidRDefault="00CA6CD0" w:rsidP="00536902">
            <w:pPr>
              <w:pStyle w:val="Compact"/>
              <w:jc w:val="center"/>
              <w:rPr>
                <w:lang w:val="en-CA"/>
              </w:rPr>
            </w:pPr>
            <w:r w:rsidRPr="009373F7">
              <w:rPr>
                <w:b/>
                <w:lang w:val="en-CA"/>
              </w:rPr>
              <w:t>ChatGPT</w:t>
            </w:r>
          </w:p>
        </w:tc>
        <w:tc>
          <w:tcPr>
            <w:tcW w:w="0" w:type="auto"/>
          </w:tcPr>
          <w:p w14:paraId="7D34DC2D" w14:textId="77777777" w:rsidR="00CA6CD0" w:rsidRPr="009373F7" w:rsidRDefault="00CA6CD0" w:rsidP="00536902">
            <w:pPr>
              <w:pStyle w:val="Compact"/>
              <w:jc w:val="center"/>
              <w:rPr>
                <w:lang w:val="en-CA"/>
              </w:rPr>
            </w:pPr>
            <w:r w:rsidRPr="009373F7">
              <w:rPr>
                <w:lang w:val="en-CA"/>
              </w:rPr>
              <w:t>3.33</w:t>
            </w:r>
          </w:p>
        </w:tc>
        <w:tc>
          <w:tcPr>
            <w:tcW w:w="0" w:type="auto"/>
          </w:tcPr>
          <w:p w14:paraId="6FEF9A23" w14:textId="77777777" w:rsidR="00CA6CD0" w:rsidRPr="009373F7" w:rsidRDefault="00CA6CD0" w:rsidP="00536902">
            <w:pPr>
              <w:pStyle w:val="Compact"/>
              <w:jc w:val="center"/>
              <w:rPr>
                <w:lang w:val="en-CA"/>
              </w:rPr>
            </w:pPr>
            <w:r w:rsidRPr="009373F7">
              <w:rPr>
                <w:lang w:val="en-CA"/>
              </w:rPr>
              <w:t>4.17</w:t>
            </w:r>
          </w:p>
        </w:tc>
        <w:tc>
          <w:tcPr>
            <w:tcW w:w="0" w:type="auto"/>
          </w:tcPr>
          <w:p w14:paraId="55F93137" w14:textId="77777777" w:rsidR="00CA6CD0" w:rsidRPr="009373F7" w:rsidRDefault="00CA6CD0" w:rsidP="00536902">
            <w:pPr>
              <w:pStyle w:val="Compact"/>
              <w:jc w:val="center"/>
              <w:rPr>
                <w:lang w:val="en-CA"/>
              </w:rPr>
            </w:pPr>
            <w:r w:rsidRPr="009373F7">
              <w:rPr>
                <w:lang w:val="en-CA"/>
              </w:rPr>
              <w:t>4.00</w:t>
            </w:r>
          </w:p>
        </w:tc>
        <w:tc>
          <w:tcPr>
            <w:tcW w:w="0" w:type="auto"/>
          </w:tcPr>
          <w:p w14:paraId="53E1F89A" w14:textId="77777777" w:rsidR="00CA6CD0" w:rsidRPr="009373F7" w:rsidRDefault="00CA6CD0" w:rsidP="00536902">
            <w:pPr>
              <w:pStyle w:val="Compact"/>
              <w:jc w:val="center"/>
              <w:rPr>
                <w:lang w:val="en-CA"/>
              </w:rPr>
            </w:pPr>
            <w:r w:rsidRPr="009373F7">
              <w:rPr>
                <w:lang w:val="en-CA"/>
              </w:rPr>
              <w:t>5.00</w:t>
            </w:r>
          </w:p>
        </w:tc>
        <w:tc>
          <w:tcPr>
            <w:tcW w:w="0" w:type="auto"/>
          </w:tcPr>
          <w:p w14:paraId="1F0AFBD2" w14:textId="77777777" w:rsidR="00CA6CD0" w:rsidRPr="009373F7" w:rsidRDefault="00CA6CD0" w:rsidP="00536902">
            <w:pPr>
              <w:pStyle w:val="Compact"/>
              <w:jc w:val="center"/>
              <w:rPr>
                <w:lang w:val="en-CA"/>
              </w:rPr>
            </w:pPr>
            <w:r w:rsidRPr="009373F7">
              <w:rPr>
                <w:lang w:val="en-CA"/>
              </w:rPr>
              <w:t>5.50</w:t>
            </w:r>
          </w:p>
        </w:tc>
        <w:tc>
          <w:tcPr>
            <w:tcW w:w="0" w:type="auto"/>
          </w:tcPr>
          <w:p w14:paraId="036B72E5" w14:textId="77777777" w:rsidR="00CA6CD0" w:rsidRPr="009373F7" w:rsidRDefault="00CA6CD0" w:rsidP="00536902">
            <w:pPr>
              <w:pStyle w:val="Compact"/>
              <w:jc w:val="center"/>
              <w:rPr>
                <w:lang w:val="en-CA"/>
              </w:rPr>
            </w:pPr>
            <w:r w:rsidRPr="009373F7">
              <w:rPr>
                <w:b/>
                <w:lang w:val="en-CA"/>
              </w:rPr>
              <w:t>4.40</w:t>
            </w:r>
          </w:p>
        </w:tc>
        <w:tc>
          <w:tcPr>
            <w:tcW w:w="0" w:type="auto"/>
          </w:tcPr>
          <w:p w14:paraId="4C23793B" w14:textId="77777777" w:rsidR="00CA6CD0" w:rsidRPr="009373F7" w:rsidRDefault="00CA6CD0" w:rsidP="00536902">
            <w:pPr>
              <w:pStyle w:val="Compact"/>
              <w:jc w:val="center"/>
              <w:rPr>
                <w:lang w:val="en-CA"/>
              </w:rPr>
            </w:pPr>
            <w:r w:rsidRPr="009373F7">
              <w:rPr>
                <w:lang w:val="en-CA"/>
              </w:rPr>
              <w:t>0.764</w:t>
            </w:r>
          </w:p>
        </w:tc>
      </w:tr>
      <w:tr w:rsidR="00CA6CD0" w:rsidRPr="00B80682" w14:paraId="3E1CC5FE" w14:textId="77777777" w:rsidTr="00536902">
        <w:trPr>
          <w:jc w:val="center"/>
        </w:trPr>
        <w:tc>
          <w:tcPr>
            <w:tcW w:w="0" w:type="auto"/>
          </w:tcPr>
          <w:p w14:paraId="6BB802B7" w14:textId="77777777" w:rsidR="00CA6CD0" w:rsidRPr="009373F7" w:rsidRDefault="00CA6CD0" w:rsidP="00536902">
            <w:pPr>
              <w:pStyle w:val="Compact"/>
              <w:jc w:val="center"/>
              <w:rPr>
                <w:lang w:val="en-CA"/>
              </w:rPr>
            </w:pPr>
            <w:r w:rsidRPr="009373F7">
              <w:rPr>
                <w:b/>
                <w:lang w:val="en-CA"/>
              </w:rPr>
              <w:t>Claude</w:t>
            </w:r>
          </w:p>
        </w:tc>
        <w:tc>
          <w:tcPr>
            <w:tcW w:w="0" w:type="auto"/>
          </w:tcPr>
          <w:p w14:paraId="0D4D2989" w14:textId="77777777" w:rsidR="00CA6CD0" w:rsidRPr="009373F7" w:rsidRDefault="00CA6CD0" w:rsidP="00536902">
            <w:pPr>
              <w:pStyle w:val="Compact"/>
              <w:jc w:val="center"/>
              <w:rPr>
                <w:lang w:val="en-CA"/>
              </w:rPr>
            </w:pPr>
            <w:r w:rsidRPr="009373F7">
              <w:rPr>
                <w:lang w:val="en-CA"/>
              </w:rPr>
              <w:t>10.50</w:t>
            </w:r>
          </w:p>
        </w:tc>
        <w:tc>
          <w:tcPr>
            <w:tcW w:w="0" w:type="auto"/>
          </w:tcPr>
          <w:p w14:paraId="643F1468" w14:textId="77777777" w:rsidR="00CA6CD0" w:rsidRPr="009373F7" w:rsidRDefault="00CA6CD0" w:rsidP="00536902">
            <w:pPr>
              <w:pStyle w:val="Compact"/>
              <w:jc w:val="center"/>
              <w:rPr>
                <w:lang w:val="en-CA"/>
              </w:rPr>
            </w:pPr>
            <w:r w:rsidRPr="009373F7">
              <w:rPr>
                <w:lang w:val="en-CA"/>
              </w:rPr>
              <w:t>10.67</w:t>
            </w:r>
          </w:p>
        </w:tc>
        <w:tc>
          <w:tcPr>
            <w:tcW w:w="0" w:type="auto"/>
          </w:tcPr>
          <w:p w14:paraId="62FEB6FE" w14:textId="77777777" w:rsidR="00CA6CD0" w:rsidRPr="009373F7" w:rsidRDefault="00CA6CD0" w:rsidP="00536902">
            <w:pPr>
              <w:pStyle w:val="Compact"/>
              <w:jc w:val="center"/>
              <w:rPr>
                <w:lang w:val="en-CA"/>
              </w:rPr>
            </w:pPr>
            <w:r w:rsidRPr="009373F7">
              <w:rPr>
                <w:lang w:val="en-CA"/>
              </w:rPr>
              <w:t>7.33</w:t>
            </w:r>
          </w:p>
        </w:tc>
        <w:tc>
          <w:tcPr>
            <w:tcW w:w="0" w:type="auto"/>
          </w:tcPr>
          <w:p w14:paraId="60BF069D" w14:textId="77777777" w:rsidR="00CA6CD0" w:rsidRPr="009373F7" w:rsidRDefault="00CA6CD0" w:rsidP="00536902">
            <w:pPr>
              <w:pStyle w:val="Compact"/>
              <w:jc w:val="center"/>
              <w:rPr>
                <w:lang w:val="en-CA"/>
              </w:rPr>
            </w:pPr>
            <w:r w:rsidRPr="009373F7">
              <w:rPr>
                <w:lang w:val="en-CA"/>
              </w:rPr>
              <w:t>12.50</w:t>
            </w:r>
          </w:p>
        </w:tc>
        <w:tc>
          <w:tcPr>
            <w:tcW w:w="0" w:type="auto"/>
          </w:tcPr>
          <w:p w14:paraId="1B6D94CC" w14:textId="77777777" w:rsidR="00CA6CD0" w:rsidRPr="009373F7" w:rsidRDefault="00CA6CD0" w:rsidP="00536902">
            <w:pPr>
              <w:pStyle w:val="Compact"/>
              <w:jc w:val="center"/>
              <w:rPr>
                <w:lang w:val="en-CA"/>
              </w:rPr>
            </w:pPr>
            <w:r w:rsidRPr="009373F7">
              <w:rPr>
                <w:lang w:val="en-CA"/>
              </w:rPr>
              <w:t>12.17</w:t>
            </w:r>
          </w:p>
        </w:tc>
        <w:tc>
          <w:tcPr>
            <w:tcW w:w="0" w:type="auto"/>
          </w:tcPr>
          <w:p w14:paraId="55F20ED4" w14:textId="77777777" w:rsidR="00CA6CD0" w:rsidRPr="009373F7" w:rsidRDefault="00CA6CD0" w:rsidP="00536902">
            <w:pPr>
              <w:pStyle w:val="Compact"/>
              <w:jc w:val="center"/>
              <w:rPr>
                <w:lang w:val="en-CA"/>
              </w:rPr>
            </w:pPr>
            <w:r w:rsidRPr="009373F7">
              <w:rPr>
                <w:b/>
                <w:lang w:val="en-CA"/>
              </w:rPr>
              <w:t>10.63</w:t>
            </w:r>
          </w:p>
        </w:tc>
        <w:tc>
          <w:tcPr>
            <w:tcW w:w="0" w:type="auto"/>
          </w:tcPr>
          <w:p w14:paraId="422FC81D" w14:textId="77777777" w:rsidR="00CA6CD0" w:rsidRPr="009373F7" w:rsidRDefault="00CA6CD0" w:rsidP="00536902">
            <w:pPr>
              <w:pStyle w:val="Compact"/>
              <w:jc w:val="center"/>
              <w:rPr>
                <w:lang w:val="en-CA"/>
              </w:rPr>
            </w:pPr>
            <w:r w:rsidRPr="009373F7">
              <w:rPr>
                <w:lang w:val="en-CA"/>
              </w:rPr>
              <w:t>1.830</w:t>
            </w:r>
          </w:p>
        </w:tc>
      </w:tr>
      <w:tr w:rsidR="00CA6CD0" w:rsidRPr="00B80682" w14:paraId="0F897466" w14:textId="77777777" w:rsidTr="00536902">
        <w:trPr>
          <w:jc w:val="center"/>
        </w:trPr>
        <w:tc>
          <w:tcPr>
            <w:tcW w:w="0" w:type="auto"/>
          </w:tcPr>
          <w:p w14:paraId="70E489B9" w14:textId="77777777" w:rsidR="00CA6CD0" w:rsidRPr="009373F7" w:rsidRDefault="00CA6CD0" w:rsidP="00536902">
            <w:pPr>
              <w:pStyle w:val="Compact"/>
              <w:jc w:val="center"/>
              <w:rPr>
                <w:lang w:val="en-CA"/>
              </w:rPr>
            </w:pPr>
            <w:r w:rsidRPr="009373F7">
              <w:rPr>
                <w:b/>
                <w:lang w:val="en-CA"/>
              </w:rPr>
              <w:t>Gemini</w:t>
            </w:r>
          </w:p>
        </w:tc>
        <w:tc>
          <w:tcPr>
            <w:tcW w:w="0" w:type="auto"/>
          </w:tcPr>
          <w:p w14:paraId="0A845FFE" w14:textId="77777777" w:rsidR="00CA6CD0" w:rsidRPr="009373F7" w:rsidRDefault="00CA6CD0" w:rsidP="00536902">
            <w:pPr>
              <w:pStyle w:val="Compact"/>
              <w:jc w:val="center"/>
              <w:rPr>
                <w:lang w:val="en-CA"/>
              </w:rPr>
            </w:pPr>
            <w:r w:rsidRPr="009373F7">
              <w:rPr>
                <w:lang w:val="en-CA"/>
              </w:rPr>
              <w:t>3.33</w:t>
            </w:r>
          </w:p>
        </w:tc>
        <w:tc>
          <w:tcPr>
            <w:tcW w:w="0" w:type="auto"/>
          </w:tcPr>
          <w:p w14:paraId="13634867" w14:textId="77777777" w:rsidR="00CA6CD0" w:rsidRPr="009373F7" w:rsidRDefault="00CA6CD0" w:rsidP="00536902">
            <w:pPr>
              <w:pStyle w:val="Compact"/>
              <w:jc w:val="center"/>
              <w:rPr>
                <w:lang w:val="en-CA"/>
              </w:rPr>
            </w:pPr>
            <w:r w:rsidRPr="009373F7">
              <w:rPr>
                <w:lang w:val="en-CA"/>
              </w:rPr>
              <w:t>1.17</w:t>
            </w:r>
          </w:p>
        </w:tc>
        <w:tc>
          <w:tcPr>
            <w:tcW w:w="0" w:type="auto"/>
          </w:tcPr>
          <w:p w14:paraId="62DD4293" w14:textId="77777777" w:rsidR="00CA6CD0" w:rsidRPr="009373F7" w:rsidRDefault="00CA6CD0" w:rsidP="00536902">
            <w:pPr>
              <w:pStyle w:val="Compact"/>
              <w:jc w:val="center"/>
              <w:rPr>
                <w:lang w:val="en-CA"/>
              </w:rPr>
            </w:pPr>
            <w:r w:rsidRPr="009373F7">
              <w:rPr>
                <w:lang w:val="en-CA"/>
              </w:rPr>
              <w:t>2.00</w:t>
            </w:r>
          </w:p>
        </w:tc>
        <w:tc>
          <w:tcPr>
            <w:tcW w:w="0" w:type="auto"/>
          </w:tcPr>
          <w:p w14:paraId="5D4FF338" w14:textId="77777777" w:rsidR="00CA6CD0" w:rsidRPr="009373F7" w:rsidRDefault="00CA6CD0" w:rsidP="00536902">
            <w:pPr>
              <w:pStyle w:val="Compact"/>
              <w:jc w:val="center"/>
              <w:rPr>
                <w:lang w:val="en-CA"/>
              </w:rPr>
            </w:pPr>
            <w:r w:rsidRPr="009373F7">
              <w:rPr>
                <w:lang w:val="en-CA"/>
              </w:rPr>
              <w:t>1.50</w:t>
            </w:r>
          </w:p>
        </w:tc>
        <w:tc>
          <w:tcPr>
            <w:tcW w:w="0" w:type="auto"/>
          </w:tcPr>
          <w:p w14:paraId="5F3281CF" w14:textId="77777777" w:rsidR="00CA6CD0" w:rsidRPr="009373F7" w:rsidRDefault="00CA6CD0" w:rsidP="00536902">
            <w:pPr>
              <w:pStyle w:val="Compact"/>
              <w:jc w:val="center"/>
              <w:rPr>
                <w:lang w:val="en-CA"/>
              </w:rPr>
            </w:pPr>
            <w:r w:rsidRPr="009373F7">
              <w:rPr>
                <w:lang w:val="en-CA"/>
              </w:rPr>
              <w:t>3.33</w:t>
            </w:r>
          </w:p>
        </w:tc>
        <w:tc>
          <w:tcPr>
            <w:tcW w:w="0" w:type="auto"/>
          </w:tcPr>
          <w:p w14:paraId="2FAAD391" w14:textId="77777777" w:rsidR="00CA6CD0" w:rsidRPr="009373F7" w:rsidRDefault="00CA6CD0" w:rsidP="00536902">
            <w:pPr>
              <w:pStyle w:val="Compact"/>
              <w:jc w:val="center"/>
              <w:rPr>
                <w:lang w:val="en-CA"/>
              </w:rPr>
            </w:pPr>
            <w:r w:rsidRPr="009373F7">
              <w:rPr>
                <w:b/>
                <w:lang w:val="en-CA"/>
              </w:rPr>
              <w:t>2.27</w:t>
            </w:r>
          </w:p>
        </w:tc>
        <w:tc>
          <w:tcPr>
            <w:tcW w:w="0" w:type="auto"/>
          </w:tcPr>
          <w:p w14:paraId="478334B2" w14:textId="77777777" w:rsidR="00CA6CD0" w:rsidRPr="009373F7" w:rsidRDefault="00CA6CD0" w:rsidP="00536902">
            <w:pPr>
              <w:pStyle w:val="Compact"/>
              <w:jc w:val="center"/>
              <w:rPr>
                <w:lang w:val="en-CA"/>
              </w:rPr>
            </w:pPr>
            <w:r w:rsidRPr="009373F7">
              <w:rPr>
                <w:lang w:val="en-CA"/>
              </w:rPr>
              <w:t>0.910</w:t>
            </w:r>
          </w:p>
        </w:tc>
      </w:tr>
      <w:tr w:rsidR="00CA6CD0" w:rsidRPr="00B80682" w14:paraId="06145C6C" w14:textId="77777777" w:rsidTr="00536902">
        <w:trPr>
          <w:jc w:val="center"/>
        </w:trPr>
        <w:tc>
          <w:tcPr>
            <w:tcW w:w="0" w:type="auto"/>
          </w:tcPr>
          <w:p w14:paraId="27431777" w14:textId="77777777" w:rsidR="00CA6CD0" w:rsidRPr="009373F7" w:rsidRDefault="00CA6CD0" w:rsidP="00536902">
            <w:pPr>
              <w:pStyle w:val="Compact"/>
              <w:jc w:val="center"/>
              <w:rPr>
                <w:lang w:val="en-CA"/>
              </w:rPr>
            </w:pPr>
            <w:r w:rsidRPr="009373F7">
              <w:rPr>
                <w:b/>
                <w:lang w:val="en-CA"/>
              </w:rPr>
              <w:t>Column mean</w:t>
            </w:r>
          </w:p>
        </w:tc>
        <w:tc>
          <w:tcPr>
            <w:tcW w:w="0" w:type="auto"/>
          </w:tcPr>
          <w:p w14:paraId="53E802BA" w14:textId="77777777" w:rsidR="00CA6CD0" w:rsidRPr="009373F7" w:rsidRDefault="00CA6CD0" w:rsidP="00536902">
            <w:pPr>
              <w:pStyle w:val="Compact"/>
              <w:jc w:val="center"/>
              <w:rPr>
                <w:lang w:val="en-CA"/>
              </w:rPr>
            </w:pPr>
            <w:r w:rsidRPr="009373F7">
              <w:rPr>
                <w:b/>
                <w:lang w:val="en-CA"/>
              </w:rPr>
              <w:t>5.72</w:t>
            </w:r>
          </w:p>
        </w:tc>
        <w:tc>
          <w:tcPr>
            <w:tcW w:w="0" w:type="auto"/>
          </w:tcPr>
          <w:p w14:paraId="06BD72E3" w14:textId="77777777" w:rsidR="00CA6CD0" w:rsidRPr="009373F7" w:rsidRDefault="00CA6CD0" w:rsidP="00536902">
            <w:pPr>
              <w:pStyle w:val="Compact"/>
              <w:jc w:val="center"/>
              <w:rPr>
                <w:lang w:val="en-CA"/>
              </w:rPr>
            </w:pPr>
            <w:r w:rsidRPr="009373F7">
              <w:rPr>
                <w:b/>
                <w:lang w:val="en-CA"/>
              </w:rPr>
              <w:t>5.34</w:t>
            </w:r>
          </w:p>
        </w:tc>
        <w:tc>
          <w:tcPr>
            <w:tcW w:w="0" w:type="auto"/>
          </w:tcPr>
          <w:p w14:paraId="2CED35B9" w14:textId="77777777" w:rsidR="00CA6CD0" w:rsidRPr="009373F7" w:rsidRDefault="00CA6CD0" w:rsidP="00536902">
            <w:pPr>
              <w:pStyle w:val="Compact"/>
              <w:jc w:val="center"/>
              <w:rPr>
                <w:lang w:val="en-CA"/>
              </w:rPr>
            </w:pPr>
            <w:r w:rsidRPr="009373F7">
              <w:rPr>
                <w:b/>
                <w:lang w:val="en-CA"/>
              </w:rPr>
              <w:t>4.44</w:t>
            </w:r>
          </w:p>
        </w:tc>
        <w:tc>
          <w:tcPr>
            <w:tcW w:w="0" w:type="auto"/>
          </w:tcPr>
          <w:p w14:paraId="2332CA15" w14:textId="77777777" w:rsidR="00CA6CD0" w:rsidRPr="009373F7" w:rsidRDefault="00CA6CD0" w:rsidP="00536902">
            <w:pPr>
              <w:pStyle w:val="Compact"/>
              <w:jc w:val="center"/>
              <w:rPr>
                <w:lang w:val="en-CA"/>
              </w:rPr>
            </w:pPr>
            <w:r w:rsidRPr="009373F7">
              <w:rPr>
                <w:b/>
                <w:lang w:val="en-CA"/>
              </w:rPr>
              <w:t>6.33</w:t>
            </w:r>
          </w:p>
        </w:tc>
        <w:tc>
          <w:tcPr>
            <w:tcW w:w="0" w:type="auto"/>
          </w:tcPr>
          <w:p w14:paraId="6E7F533B" w14:textId="77777777" w:rsidR="00CA6CD0" w:rsidRPr="009373F7" w:rsidRDefault="00CA6CD0" w:rsidP="00536902">
            <w:pPr>
              <w:pStyle w:val="Compact"/>
              <w:jc w:val="center"/>
              <w:rPr>
                <w:lang w:val="en-CA"/>
              </w:rPr>
            </w:pPr>
            <w:r w:rsidRPr="009373F7">
              <w:rPr>
                <w:b/>
                <w:lang w:val="en-CA"/>
              </w:rPr>
              <w:t>7.00</w:t>
            </w:r>
          </w:p>
        </w:tc>
        <w:tc>
          <w:tcPr>
            <w:tcW w:w="0" w:type="auto"/>
          </w:tcPr>
          <w:p w14:paraId="25A8E2D7" w14:textId="77777777" w:rsidR="00CA6CD0" w:rsidRPr="009373F7" w:rsidRDefault="00CA6CD0" w:rsidP="00536902">
            <w:pPr>
              <w:pStyle w:val="Compact"/>
              <w:jc w:val="center"/>
              <w:rPr>
                <w:lang w:val="en-CA"/>
              </w:rPr>
            </w:pPr>
            <w:r w:rsidRPr="009373F7">
              <w:rPr>
                <w:b/>
                <w:lang w:val="en-CA"/>
              </w:rPr>
              <w:t>5.77</w:t>
            </w:r>
          </w:p>
        </w:tc>
        <w:tc>
          <w:tcPr>
            <w:tcW w:w="0" w:type="auto"/>
          </w:tcPr>
          <w:p w14:paraId="5B1314DE" w14:textId="77777777" w:rsidR="00CA6CD0" w:rsidRPr="009373F7" w:rsidRDefault="00CA6CD0" w:rsidP="00536902">
            <w:pPr>
              <w:pStyle w:val="Compact"/>
              <w:jc w:val="center"/>
              <w:rPr>
                <w:lang w:val="en-CA"/>
              </w:rPr>
            </w:pPr>
            <w:r w:rsidRPr="009373F7">
              <w:rPr>
                <w:lang w:val="en-CA"/>
              </w:rPr>
              <w:t>0.870</w:t>
            </w:r>
          </w:p>
        </w:tc>
      </w:tr>
    </w:tbl>
    <w:p w14:paraId="562A518E" w14:textId="77777777" w:rsidR="00CA6CD0" w:rsidRPr="009373F7" w:rsidRDefault="00CA6CD0" w:rsidP="00CA6CD0">
      <w:pPr>
        <w:pStyle w:val="Caption"/>
        <w:spacing w:before="240"/>
        <w:rPr>
          <w:lang w:val="en-CA"/>
        </w:rPr>
      </w:pPr>
      <w:r w:rsidRPr="009373F7">
        <w:rPr>
          <w:lang w:val="en-CA"/>
        </w:rPr>
        <w:t>Example 8. Performance by cantus firmus, 2nd species (M5), raw corpus.</w:t>
      </w:r>
    </w:p>
    <w:tbl>
      <w:tblPr>
        <w:tblStyle w:val="TableGrid"/>
        <w:tblW w:w="0" w:type="auto"/>
        <w:jc w:val="center"/>
        <w:tblLook w:val="04A0" w:firstRow="1" w:lastRow="0" w:firstColumn="1" w:lastColumn="0" w:noHBand="0" w:noVBand="1"/>
      </w:tblPr>
      <w:tblGrid>
        <w:gridCol w:w="1543"/>
        <w:gridCol w:w="711"/>
        <w:gridCol w:w="711"/>
        <w:gridCol w:w="711"/>
        <w:gridCol w:w="711"/>
        <w:gridCol w:w="711"/>
        <w:gridCol w:w="1213"/>
        <w:gridCol w:w="2056"/>
      </w:tblGrid>
      <w:tr w:rsidR="00CA6CD0" w:rsidRPr="00B80682" w14:paraId="4CC9CEA0" w14:textId="77777777" w:rsidTr="00536902">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5F666F9E" w14:textId="77777777" w:rsidR="00CA6CD0" w:rsidRPr="009373F7" w:rsidRDefault="00CA6CD0" w:rsidP="00536902">
            <w:pPr>
              <w:rPr>
                <w:lang w:val="en-CA"/>
              </w:rPr>
            </w:pP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77D4DCDB" w14:textId="77777777" w:rsidR="00CA6CD0" w:rsidRPr="009373F7" w:rsidRDefault="00CA6CD0" w:rsidP="00536902">
            <w:pPr>
              <w:pStyle w:val="Compact"/>
              <w:jc w:val="center"/>
              <w:rPr>
                <w:lang w:val="en-CA"/>
              </w:rPr>
            </w:pPr>
            <w:r w:rsidRPr="009373F7">
              <w:rPr>
                <w:b/>
                <w:lang w:val="en-CA"/>
              </w:rPr>
              <w:t>A</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3C29C34E" w14:textId="77777777" w:rsidR="00CA6CD0" w:rsidRPr="009373F7" w:rsidRDefault="00CA6CD0" w:rsidP="00536902">
            <w:pPr>
              <w:pStyle w:val="Compact"/>
              <w:jc w:val="center"/>
              <w:rPr>
                <w:lang w:val="en-CA"/>
              </w:rPr>
            </w:pPr>
            <w:r w:rsidRPr="009373F7">
              <w:rPr>
                <w:b/>
                <w:lang w:val="en-CA"/>
              </w:rPr>
              <w:t>C</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29366A05" w14:textId="77777777" w:rsidR="00CA6CD0" w:rsidRPr="009373F7" w:rsidRDefault="00CA6CD0" w:rsidP="00536902">
            <w:pPr>
              <w:pStyle w:val="Compact"/>
              <w:jc w:val="center"/>
              <w:rPr>
                <w:lang w:val="en-CA"/>
              </w:rPr>
            </w:pPr>
            <w:r w:rsidRPr="009373F7">
              <w:rPr>
                <w:b/>
                <w:lang w:val="en-CA"/>
              </w:rPr>
              <w:t>E</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278DFDC3" w14:textId="77777777" w:rsidR="00CA6CD0" w:rsidRPr="009373F7" w:rsidRDefault="00CA6CD0" w:rsidP="00536902">
            <w:pPr>
              <w:pStyle w:val="Compact"/>
              <w:jc w:val="center"/>
              <w:rPr>
                <w:lang w:val="en-CA"/>
              </w:rPr>
            </w:pPr>
            <w:r w:rsidRPr="009373F7">
              <w:rPr>
                <w:b/>
                <w:lang w:val="en-CA"/>
              </w:rPr>
              <w:t>F</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0D4CE14F" w14:textId="77777777" w:rsidR="00CA6CD0" w:rsidRPr="009373F7" w:rsidRDefault="00CA6CD0" w:rsidP="00536902">
            <w:pPr>
              <w:pStyle w:val="Compact"/>
              <w:jc w:val="center"/>
              <w:rPr>
                <w:lang w:val="en-CA"/>
              </w:rPr>
            </w:pPr>
            <w:r w:rsidRPr="009373F7">
              <w:rPr>
                <w:b/>
                <w:lang w:val="en-CA"/>
              </w:rPr>
              <w:t>G</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596C4167" w14:textId="77777777" w:rsidR="00CA6CD0" w:rsidRPr="009373F7" w:rsidRDefault="00CA6CD0" w:rsidP="00536902">
            <w:pPr>
              <w:pStyle w:val="Compact"/>
              <w:jc w:val="center"/>
              <w:rPr>
                <w:lang w:val="en-CA"/>
              </w:rPr>
            </w:pPr>
            <w:r w:rsidRPr="009373F7">
              <w:rPr>
                <w:b/>
                <w:lang w:val="en-CA"/>
              </w:rPr>
              <w:t>Row mean</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291604FB" w14:textId="77777777" w:rsidR="00CA6CD0" w:rsidRPr="009373F7" w:rsidRDefault="00CA6CD0" w:rsidP="00536902">
            <w:pPr>
              <w:pStyle w:val="Compact"/>
              <w:jc w:val="center"/>
              <w:rPr>
                <w:lang w:val="en-CA"/>
              </w:rPr>
            </w:pPr>
            <w:r w:rsidRPr="009373F7">
              <w:rPr>
                <w:b/>
                <w:lang w:val="en-CA"/>
              </w:rPr>
              <w:t>Standard Deviation</w:t>
            </w:r>
          </w:p>
        </w:tc>
      </w:tr>
      <w:tr w:rsidR="00CA6CD0" w:rsidRPr="00B80682" w14:paraId="2D9BEE6D" w14:textId="77777777" w:rsidTr="00536902">
        <w:trPr>
          <w:jc w:val="center"/>
        </w:trPr>
        <w:tc>
          <w:tcPr>
            <w:tcW w:w="0" w:type="auto"/>
          </w:tcPr>
          <w:p w14:paraId="7508A7DD" w14:textId="77777777" w:rsidR="00CA6CD0" w:rsidRPr="009373F7" w:rsidRDefault="00CA6CD0" w:rsidP="00536902">
            <w:pPr>
              <w:pStyle w:val="Compact"/>
              <w:jc w:val="center"/>
              <w:rPr>
                <w:lang w:val="en-CA"/>
              </w:rPr>
            </w:pPr>
            <w:r w:rsidRPr="009373F7">
              <w:rPr>
                <w:b/>
                <w:lang w:val="en-CA"/>
              </w:rPr>
              <w:t>ChatGPT</w:t>
            </w:r>
          </w:p>
        </w:tc>
        <w:tc>
          <w:tcPr>
            <w:tcW w:w="0" w:type="auto"/>
          </w:tcPr>
          <w:p w14:paraId="681CBE05" w14:textId="77777777" w:rsidR="00CA6CD0" w:rsidRPr="009373F7" w:rsidRDefault="00CA6CD0" w:rsidP="00536902">
            <w:pPr>
              <w:pStyle w:val="Compact"/>
              <w:jc w:val="center"/>
              <w:rPr>
                <w:lang w:val="en-CA"/>
              </w:rPr>
            </w:pPr>
            <w:r w:rsidRPr="009373F7">
              <w:rPr>
                <w:lang w:val="en-CA"/>
              </w:rPr>
              <w:t>6.50</w:t>
            </w:r>
          </w:p>
        </w:tc>
        <w:tc>
          <w:tcPr>
            <w:tcW w:w="0" w:type="auto"/>
          </w:tcPr>
          <w:p w14:paraId="31B2C5DF" w14:textId="77777777" w:rsidR="00CA6CD0" w:rsidRPr="009373F7" w:rsidRDefault="00CA6CD0" w:rsidP="00536902">
            <w:pPr>
              <w:pStyle w:val="Compact"/>
              <w:jc w:val="center"/>
              <w:rPr>
                <w:lang w:val="en-CA"/>
              </w:rPr>
            </w:pPr>
            <w:r w:rsidRPr="009373F7">
              <w:rPr>
                <w:lang w:val="en-CA"/>
              </w:rPr>
              <w:t>6.83</w:t>
            </w:r>
          </w:p>
        </w:tc>
        <w:tc>
          <w:tcPr>
            <w:tcW w:w="0" w:type="auto"/>
          </w:tcPr>
          <w:p w14:paraId="325DBFC0" w14:textId="77777777" w:rsidR="00CA6CD0" w:rsidRPr="009373F7" w:rsidRDefault="00CA6CD0" w:rsidP="00536902">
            <w:pPr>
              <w:pStyle w:val="Compact"/>
              <w:jc w:val="center"/>
              <w:rPr>
                <w:lang w:val="en-CA"/>
              </w:rPr>
            </w:pPr>
            <w:r w:rsidRPr="009373F7">
              <w:rPr>
                <w:lang w:val="en-CA"/>
              </w:rPr>
              <w:t>7.00</w:t>
            </w:r>
          </w:p>
        </w:tc>
        <w:tc>
          <w:tcPr>
            <w:tcW w:w="0" w:type="auto"/>
          </w:tcPr>
          <w:p w14:paraId="5191E404" w14:textId="77777777" w:rsidR="00CA6CD0" w:rsidRPr="009373F7" w:rsidRDefault="00CA6CD0" w:rsidP="00536902">
            <w:pPr>
              <w:pStyle w:val="Compact"/>
              <w:jc w:val="center"/>
              <w:rPr>
                <w:lang w:val="en-CA"/>
              </w:rPr>
            </w:pPr>
            <w:r w:rsidRPr="009373F7">
              <w:rPr>
                <w:lang w:val="en-CA"/>
              </w:rPr>
              <w:t>9.00</w:t>
            </w:r>
          </w:p>
        </w:tc>
        <w:tc>
          <w:tcPr>
            <w:tcW w:w="0" w:type="auto"/>
          </w:tcPr>
          <w:p w14:paraId="64E5614A" w14:textId="77777777" w:rsidR="00CA6CD0" w:rsidRPr="009373F7" w:rsidRDefault="00CA6CD0" w:rsidP="00536902">
            <w:pPr>
              <w:pStyle w:val="Compact"/>
              <w:jc w:val="center"/>
              <w:rPr>
                <w:lang w:val="en-CA"/>
              </w:rPr>
            </w:pPr>
            <w:r w:rsidRPr="009373F7">
              <w:rPr>
                <w:lang w:val="en-CA"/>
              </w:rPr>
              <w:t>9.00</w:t>
            </w:r>
          </w:p>
        </w:tc>
        <w:tc>
          <w:tcPr>
            <w:tcW w:w="0" w:type="auto"/>
          </w:tcPr>
          <w:p w14:paraId="4ED24D0B" w14:textId="77777777" w:rsidR="00CA6CD0" w:rsidRPr="009373F7" w:rsidRDefault="00CA6CD0" w:rsidP="00536902">
            <w:pPr>
              <w:pStyle w:val="Compact"/>
              <w:jc w:val="center"/>
              <w:rPr>
                <w:lang w:val="en-CA"/>
              </w:rPr>
            </w:pPr>
            <w:r w:rsidRPr="009373F7">
              <w:rPr>
                <w:b/>
                <w:lang w:val="en-CA"/>
              </w:rPr>
              <w:t>7.67</w:t>
            </w:r>
          </w:p>
        </w:tc>
        <w:tc>
          <w:tcPr>
            <w:tcW w:w="0" w:type="auto"/>
          </w:tcPr>
          <w:p w14:paraId="74E26DD1" w14:textId="77777777" w:rsidR="00CA6CD0" w:rsidRPr="009373F7" w:rsidRDefault="00CA6CD0" w:rsidP="00536902">
            <w:pPr>
              <w:pStyle w:val="Compact"/>
              <w:jc w:val="center"/>
              <w:rPr>
                <w:lang w:val="en-CA"/>
              </w:rPr>
            </w:pPr>
            <w:r w:rsidRPr="009373F7">
              <w:rPr>
                <w:lang w:val="en-CA"/>
              </w:rPr>
              <w:t>1.101</w:t>
            </w:r>
          </w:p>
        </w:tc>
      </w:tr>
      <w:tr w:rsidR="00CA6CD0" w:rsidRPr="00B80682" w14:paraId="152AC682" w14:textId="77777777" w:rsidTr="00536902">
        <w:trPr>
          <w:jc w:val="center"/>
        </w:trPr>
        <w:tc>
          <w:tcPr>
            <w:tcW w:w="0" w:type="auto"/>
          </w:tcPr>
          <w:p w14:paraId="52169D0B" w14:textId="77777777" w:rsidR="00CA6CD0" w:rsidRPr="009373F7" w:rsidRDefault="00CA6CD0" w:rsidP="00536902">
            <w:pPr>
              <w:pStyle w:val="Compact"/>
              <w:jc w:val="center"/>
              <w:rPr>
                <w:lang w:val="en-CA"/>
              </w:rPr>
            </w:pPr>
            <w:r w:rsidRPr="009373F7">
              <w:rPr>
                <w:b/>
                <w:lang w:val="en-CA"/>
              </w:rPr>
              <w:t>Claude</w:t>
            </w:r>
          </w:p>
        </w:tc>
        <w:tc>
          <w:tcPr>
            <w:tcW w:w="0" w:type="auto"/>
          </w:tcPr>
          <w:p w14:paraId="489399D8" w14:textId="77777777" w:rsidR="00CA6CD0" w:rsidRPr="009373F7" w:rsidRDefault="00CA6CD0" w:rsidP="00536902">
            <w:pPr>
              <w:pStyle w:val="Compact"/>
              <w:jc w:val="center"/>
              <w:rPr>
                <w:lang w:val="en-CA"/>
              </w:rPr>
            </w:pPr>
            <w:r w:rsidRPr="009373F7">
              <w:rPr>
                <w:lang w:val="en-CA"/>
              </w:rPr>
              <w:t>14.67</w:t>
            </w:r>
          </w:p>
        </w:tc>
        <w:tc>
          <w:tcPr>
            <w:tcW w:w="0" w:type="auto"/>
          </w:tcPr>
          <w:p w14:paraId="6181CE0E" w14:textId="77777777" w:rsidR="00CA6CD0" w:rsidRPr="009373F7" w:rsidRDefault="00CA6CD0" w:rsidP="00536902">
            <w:pPr>
              <w:pStyle w:val="Compact"/>
              <w:jc w:val="center"/>
              <w:rPr>
                <w:lang w:val="en-CA"/>
              </w:rPr>
            </w:pPr>
            <w:r w:rsidRPr="009373F7">
              <w:rPr>
                <w:lang w:val="en-CA"/>
              </w:rPr>
              <w:t>14.50</w:t>
            </w:r>
          </w:p>
        </w:tc>
        <w:tc>
          <w:tcPr>
            <w:tcW w:w="0" w:type="auto"/>
          </w:tcPr>
          <w:p w14:paraId="4BCAE014" w14:textId="77777777" w:rsidR="00CA6CD0" w:rsidRPr="009373F7" w:rsidRDefault="00CA6CD0" w:rsidP="00536902">
            <w:pPr>
              <w:pStyle w:val="Compact"/>
              <w:jc w:val="center"/>
              <w:rPr>
                <w:lang w:val="en-CA"/>
              </w:rPr>
            </w:pPr>
            <w:r w:rsidRPr="009373F7">
              <w:rPr>
                <w:lang w:val="en-CA"/>
              </w:rPr>
              <w:t>10.17</w:t>
            </w:r>
          </w:p>
        </w:tc>
        <w:tc>
          <w:tcPr>
            <w:tcW w:w="0" w:type="auto"/>
          </w:tcPr>
          <w:p w14:paraId="410335CF" w14:textId="77777777" w:rsidR="00CA6CD0" w:rsidRPr="009373F7" w:rsidRDefault="00CA6CD0" w:rsidP="00536902">
            <w:pPr>
              <w:pStyle w:val="Compact"/>
              <w:jc w:val="center"/>
              <w:rPr>
                <w:lang w:val="en-CA"/>
              </w:rPr>
            </w:pPr>
            <w:r w:rsidRPr="009373F7">
              <w:rPr>
                <w:lang w:val="en-CA"/>
              </w:rPr>
              <w:t>16.33</w:t>
            </w:r>
          </w:p>
        </w:tc>
        <w:tc>
          <w:tcPr>
            <w:tcW w:w="0" w:type="auto"/>
          </w:tcPr>
          <w:p w14:paraId="3334182C" w14:textId="77777777" w:rsidR="00CA6CD0" w:rsidRPr="009373F7" w:rsidRDefault="00CA6CD0" w:rsidP="00536902">
            <w:pPr>
              <w:pStyle w:val="Compact"/>
              <w:jc w:val="center"/>
              <w:rPr>
                <w:lang w:val="en-CA"/>
              </w:rPr>
            </w:pPr>
            <w:r w:rsidRPr="009373F7">
              <w:rPr>
                <w:lang w:val="en-CA"/>
              </w:rPr>
              <w:t>15.83</w:t>
            </w:r>
          </w:p>
        </w:tc>
        <w:tc>
          <w:tcPr>
            <w:tcW w:w="0" w:type="auto"/>
          </w:tcPr>
          <w:p w14:paraId="70901EE2" w14:textId="77777777" w:rsidR="00CA6CD0" w:rsidRPr="009373F7" w:rsidRDefault="00CA6CD0" w:rsidP="00536902">
            <w:pPr>
              <w:pStyle w:val="Compact"/>
              <w:jc w:val="center"/>
              <w:rPr>
                <w:lang w:val="en-CA"/>
              </w:rPr>
            </w:pPr>
            <w:r w:rsidRPr="009373F7">
              <w:rPr>
                <w:b/>
                <w:lang w:val="en-CA"/>
              </w:rPr>
              <w:t>14.30</w:t>
            </w:r>
          </w:p>
        </w:tc>
        <w:tc>
          <w:tcPr>
            <w:tcW w:w="0" w:type="auto"/>
          </w:tcPr>
          <w:p w14:paraId="63FDA834" w14:textId="77777777" w:rsidR="00CA6CD0" w:rsidRPr="009373F7" w:rsidRDefault="00CA6CD0" w:rsidP="00536902">
            <w:pPr>
              <w:pStyle w:val="Compact"/>
              <w:jc w:val="center"/>
              <w:rPr>
                <w:lang w:val="en-CA"/>
              </w:rPr>
            </w:pPr>
            <w:r w:rsidRPr="009373F7">
              <w:rPr>
                <w:lang w:val="en-CA"/>
              </w:rPr>
              <w:t>2.179</w:t>
            </w:r>
          </w:p>
        </w:tc>
      </w:tr>
      <w:tr w:rsidR="00CA6CD0" w:rsidRPr="00B80682" w14:paraId="136DE16B" w14:textId="77777777" w:rsidTr="00536902">
        <w:trPr>
          <w:jc w:val="center"/>
        </w:trPr>
        <w:tc>
          <w:tcPr>
            <w:tcW w:w="0" w:type="auto"/>
          </w:tcPr>
          <w:p w14:paraId="250E271F" w14:textId="77777777" w:rsidR="00CA6CD0" w:rsidRPr="009373F7" w:rsidRDefault="00CA6CD0" w:rsidP="00536902">
            <w:pPr>
              <w:pStyle w:val="Compact"/>
              <w:jc w:val="center"/>
              <w:rPr>
                <w:lang w:val="en-CA"/>
              </w:rPr>
            </w:pPr>
            <w:r w:rsidRPr="009373F7">
              <w:rPr>
                <w:b/>
                <w:lang w:val="en-CA"/>
              </w:rPr>
              <w:t>Gemini</w:t>
            </w:r>
          </w:p>
        </w:tc>
        <w:tc>
          <w:tcPr>
            <w:tcW w:w="0" w:type="auto"/>
          </w:tcPr>
          <w:p w14:paraId="2AFF8516" w14:textId="77777777" w:rsidR="00CA6CD0" w:rsidRPr="009373F7" w:rsidRDefault="00CA6CD0" w:rsidP="00536902">
            <w:pPr>
              <w:pStyle w:val="Compact"/>
              <w:jc w:val="center"/>
              <w:rPr>
                <w:lang w:val="en-CA"/>
              </w:rPr>
            </w:pPr>
            <w:r w:rsidRPr="009373F7">
              <w:rPr>
                <w:lang w:val="en-CA"/>
              </w:rPr>
              <w:t>8.83</w:t>
            </w:r>
          </w:p>
        </w:tc>
        <w:tc>
          <w:tcPr>
            <w:tcW w:w="0" w:type="auto"/>
          </w:tcPr>
          <w:p w14:paraId="27A17902" w14:textId="77777777" w:rsidR="00CA6CD0" w:rsidRPr="009373F7" w:rsidRDefault="00CA6CD0" w:rsidP="00536902">
            <w:pPr>
              <w:pStyle w:val="Compact"/>
              <w:jc w:val="center"/>
              <w:rPr>
                <w:lang w:val="en-CA"/>
              </w:rPr>
            </w:pPr>
            <w:r w:rsidRPr="009373F7">
              <w:rPr>
                <w:lang w:val="en-CA"/>
              </w:rPr>
              <w:t>6.17</w:t>
            </w:r>
          </w:p>
        </w:tc>
        <w:tc>
          <w:tcPr>
            <w:tcW w:w="0" w:type="auto"/>
          </w:tcPr>
          <w:p w14:paraId="78ABF74C" w14:textId="77777777" w:rsidR="00CA6CD0" w:rsidRPr="009373F7" w:rsidRDefault="00CA6CD0" w:rsidP="00536902">
            <w:pPr>
              <w:pStyle w:val="Compact"/>
              <w:jc w:val="center"/>
              <w:rPr>
                <w:lang w:val="en-CA"/>
              </w:rPr>
            </w:pPr>
            <w:r w:rsidRPr="009373F7">
              <w:rPr>
                <w:lang w:val="en-CA"/>
              </w:rPr>
              <w:t>8.00</w:t>
            </w:r>
          </w:p>
        </w:tc>
        <w:tc>
          <w:tcPr>
            <w:tcW w:w="0" w:type="auto"/>
          </w:tcPr>
          <w:p w14:paraId="783B19F0" w14:textId="77777777" w:rsidR="00CA6CD0" w:rsidRPr="009373F7" w:rsidRDefault="00CA6CD0" w:rsidP="00536902">
            <w:pPr>
              <w:pStyle w:val="Compact"/>
              <w:jc w:val="center"/>
              <w:rPr>
                <w:lang w:val="en-CA"/>
              </w:rPr>
            </w:pPr>
            <w:r w:rsidRPr="009373F7">
              <w:rPr>
                <w:lang w:val="en-CA"/>
              </w:rPr>
              <w:t>7.67</w:t>
            </w:r>
          </w:p>
        </w:tc>
        <w:tc>
          <w:tcPr>
            <w:tcW w:w="0" w:type="auto"/>
          </w:tcPr>
          <w:p w14:paraId="0E5F0BA5" w14:textId="77777777" w:rsidR="00CA6CD0" w:rsidRPr="009373F7" w:rsidRDefault="00CA6CD0" w:rsidP="00536902">
            <w:pPr>
              <w:pStyle w:val="Compact"/>
              <w:jc w:val="center"/>
              <w:rPr>
                <w:lang w:val="en-CA"/>
              </w:rPr>
            </w:pPr>
            <w:r w:rsidRPr="009373F7">
              <w:rPr>
                <w:lang w:val="en-CA"/>
              </w:rPr>
              <w:t>7.50</w:t>
            </w:r>
          </w:p>
        </w:tc>
        <w:tc>
          <w:tcPr>
            <w:tcW w:w="0" w:type="auto"/>
          </w:tcPr>
          <w:p w14:paraId="6F4E6B5E" w14:textId="77777777" w:rsidR="00CA6CD0" w:rsidRPr="009373F7" w:rsidRDefault="00CA6CD0" w:rsidP="00536902">
            <w:pPr>
              <w:pStyle w:val="Compact"/>
              <w:jc w:val="center"/>
              <w:rPr>
                <w:lang w:val="en-CA"/>
              </w:rPr>
            </w:pPr>
            <w:r w:rsidRPr="009373F7">
              <w:rPr>
                <w:b/>
                <w:lang w:val="en-CA"/>
              </w:rPr>
              <w:t>7.63</w:t>
            </w:r>
          </w:p>
        </w:tc>
        <w:tc>
          <w:tcPr>
            <w:tcW w:w="0" w:type="auto"/>
          </w:tcPr>
          <w:p w14:paraId="2E79D85B" w14:textId="77777777" w:rsidR="00CA6CD0" w:rsidRPr="009373F7" w:rsidRDefault="00CA6CD0" w:rsidP="00536902">
            <w:pPr>
              <w:pStyle w:val="Compact"/>
              <w:jc w:val="center"/>
              <w:rPr>
                <w:lang w:val="en-CA"/>
              </w:rPr>
            </w:pPr>
            <w:r w:rsidRPr="009373F7">
              <w:rPr>
                <w:lang w:val="en-CA"/>
              </w:rPr>
              <w:t>0.865</w:t>
            </w:r>
          </w:p>
        </w:tc>
      </w:tr>
      <w:tr w:rsidR="00CA6CD0" w:rsidRPr="00B80682" w14:paraId="34D8D083" w14:textId="77777777" w:rsidTr="00536902">
        <w:trPr>
          <w:jc w:val="center"/>
        </w:trPr>
        <w:tc>
          <w:tcPr>
            <w:tcW w:w="0" w:type="auto"/>
          </w:tcPr>
          <w:p w14:paraId="796D8ED9" w14:textId="77777777" w:rsidR="00CA6CD0" w:rsidRPr="009373F7" w:rsidRDefault="00CA6CD0" w:rsidP="00536902">
            <w:pPr>
              <w:pStyle w:val="Compact"/>
              <w:jc w:val="center"/>
              <w:rPr>
                <w:lang w:val="en-CA"/>
              </w:rPr>
            </w:pPr>
            <w:r w:rsidRPr="009373F7">
              <w:rPr>
                <w:b/>
                <w:lang w:val="en-CA"/>
              </w:rPr>
              <w:t>Column mean</w:t>
            </w:r>
          </w:p>
        </w:tc>
        <w:tc>
          <w:tcPr>
            <w:tcW w:w="0" w:type="auto"/>
          </w:tcPr>
          <w:p w14:paraId="7B0E17E2" w14:textId="77777777" w:rsidR="00CA6CD0" w:rsidRPr="009373F7" w:rsidRDefault="00CA6CD0" w:rsidP="00536902">
            <w:pPr>
              <w:pStyle w:val="Compact"/>
              <w:jc w:val="center"/>
              <w:rPr>
                <w:lang w:val="en-CA"/>
              </w:rPr>
            </w:pPr>
            <w:r w:rsidRPr="009373F7">
              <w:rPr>
                <w:b/>
                <w:lang w:val="en-CA"/>
              </w:rPr>
              <w:t>10.00</w:t>
            </w:r>
          </w:p>
        </w:tc>
        <w:tc>
          <w:tcPr>
            <w:tcW w:w="0" w:type="auto"/>
          </w:tcPr>
          <w:p w14:paraId="66B73F72" w14:textId="77777777" w:rsidR="00CA6CD0" w:rsidRPr="009373F7" w:rsidRDefault="00CA6CD0" w:rsidP="00536902">
            <w:pPr>
              <w:pStyle w:val="Compact"/>
              <w:jc w:val="center"/>
              <w:rPr>
                <w:lang w:val="en-CA"/>
              </w:rPr>
            </w:pPr>
            <w:r w:rsidRPr="009373F7">
              <w:rPr>
                <w:b/>
                <w:lang w:val="en-CA"/>
              </w:rPr>
              <w:t>9.17</w:t>
            </w:r>
          </w:p>
        </w:tc>
        <w:tc>
          <w:tcPr>
            <w:tcW w:w="0" w:type="auto"/>
          </w:tcPr>
          <w:p w14:paraId="1F09EC7B" w14:textId="77777777" w:rsidR="00CA6CD0" w:rsidRPr="009373F7" w:rsidRDefault="00CA6CD0" w:rsidP="00536902">
            <w:pPr>
              <w:pStyle w:val="Compact"/>
              <w:jc w:val="center"/>
              <w:rPr>
                <w:lang w:val="en-CA"/>
              </w:rPr>
            </w:pPr>
            <w:r w:rsidRPr="009373F7">
              <w:rPr>
                <w:b/>
                <w:lang w:val="en-CA"/>
              </w:rPr>
              <w:t>8.39</w:t>
            </w:r>
          </w:p>
        </w:tc>
        <w:tc>
          <w:tcPr>
            <w:tcW w:w="0" w:type="auto"/>
          </w:tcPr>
          <w:p w14:paraId="5AC1EC05" w14:textId="77777777" w:rsidR="00CA6CD0" w:rsidRPr="009373F7" w:rsidRDefault="00CA6CD0" w:rsidP="00536902">
            <w:pPr>
              <w:pStyle w:val="Compact"/>
              <w:jc w:val="center"/>
              <w:rPr>
                <w:lang w:val="en-CA"/>
              </w:rPr>
            </w:pPr>
            <w:r w:rsidRPr="009373F7">
              <w:rPr>
                <w:b/>
                <w:lang w:val="en-CA"/>
              </w:rPr>
              <w:t>11.00</w:t>
            </w:r>
          </w:p>
        </w:tc>
        <w:tc>
          <w:tcPr>
            <w:tcW w:w="0" w:type="auto"/>
          </w:tcPr>
          <w:p w14:paraId="5C8864A4" w14:textId="77777777" w:rsidR="00CA6CD0" w:rsidRPr="009373F7" w:rsidRDefault="00CA6CD0" w:rsidP="00536902">
            <w:pPr>
              <w:pStyle w:val="Compact"/>
              <w:jc w:val="center"/>
              <w:rPr>
                <w:lang w:val="en-CA"/>
              </w:rPr>
            </w:pPr>
            <w:r w:rsidRPr="009373F7">
              <w:rPr>
                <w:b/>
                <w:lang w:val="en-CA"/>
              </w:rPr>
              <w:t>10.78</w:t>
            </w:r>
          </w:p>
        </w:tc>
        <w:tc>
          <w:tcPr>
            <w:tcW w:w="0" w:type="auto"/>
          </w:tcPr>
          <w:p w14:paraId="7789C5D6" w14:textId="77777777" w:rsidR="00CA6CD0" w:rsidRPr="009373F7" w:rsidRDefault="00CA6CD0" w:rsidP="00536902">
            <w:pPr>
              <w:pStyle w:val="Compact"/>
              <w:jc w:val="center"/>
              <w:rPr>
                <w:lang w:val="en-CA"/>
              </w:rPr>
            </w:pPr>
            <w:r w:rsidRPr="009373F7">
              <w:rPr>
                <w:b/>
                <w:lang w:val="en-CA"/>
              </w:rPr>
              <w:t>9.87</w:t>
            </w:r>
          </w:p>
        </w:tc>
        <w:tc>
          <w:tcPr>
            <w:tcW w:w="0" w:type="auto"/>
          </w:tcPr>
          <w:p w14:paraId="7B778FE9" w14:textId="77777777" w:rsidR="00CA6CD0" w:rsidRPr="009373F7" w:rsidRDefault="00CA6CD0" w:rsidP="00536902">
            <w:pPr>
              <w:pStyle w:val="Compact"/>
              <w:jc w:val="center"/>
              <w:rPr>
                <w:lang w:val="en-CA"/>
              </w:rPr>
            </w:pPr>
            <w:r w:rsidRPr="009373F7">
              <w:rPr>
                <w:lang w:val="en-CA"/>
              </w:rPr>
              <w:t>0.980</w:t>
            </w:r>
          </w:p>
        </w:tc>
      </w:tr>
    </w:tbl>
    <w:p w14:paraId="7CC3F698" w14:textId="77777777" w:rsidR="00CA6CD0" w:rsidRPr="009373F7" w:rsidRDefault="00CA6CD0" w:rsidP="00CA6CD0">
      <w:pPr>
        <w:pStyle w:val="Caption"/>
        <w:spacing w:before="240"/>
        <w:rPr>
          <w:lang w:val="en-CA"/>
        </w:rPr>
      </w:pPr>
      <w:r w:rsidRPr="009373F7">
        <w:rPr>
          <w:lang w:val="en-CA"/>
        </w:rPr>
        <w:t>Example 9. Performance by cantus firmus, 3rd species (M5), raw corpus.</w:t>
      </w:r>
    </w:p>
    <w:tbl>
      <w:tblPr>
        <w:tblStyle w:val="TableGrid"/>
        <w:tblW w:w="0" w:type="auto"/>
        <w:jc w:val="center"/>
        <w:tblLook w:val="04A0" w:firstRow="1" w:lastRow="0" w:firstColumn="1" w:lastColumn="0" w:noHBand="0" w:noVBand="1"/>
      </w:tblPr>
      <w:tblGrid>
        <w:gridCol w:w="1543"/>
        <w:gridCol w:w="601"/>
        <w:gridCol w:w="601"/>
        <w:gridCol w:w="601"/>
        <w:gridCol w:w="711"/>
        <w:gridCol w:w="711"/>
        <w:gridCol w:w="1213"/>
        <w:gridCol w:w="2056"/>
      </w:tblGrid>
      <w:tr w:rsidR="00CA6CD0" w:rsidRPr="00B80682" w14:paraId="41D90027" w14:textId="77777777" w:rsidTr="00536902">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74CCBEA2" w14:textId="77777777" w:rsidR="00CA6CD0" w:rsidRPr="009373F7" w:rsidRDefault="00CA6CD0" w:rsidP="00536902">
            <w:pPr>
              <w:rPr>
                <w:lang w:val="en-CA"/>
              </w:rPr>
            </w:pP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6DBA4C61" w14:textId="77777777" w:rsidR="00CA6CD0" w:rsidRPr="009373F7" w:rsidRDefault="00CA6CD0" w:rsidP="00536902">
            <w:pPr>
              <w:pStyle w:val="Compact"/>
              <w:jc w:val="center"/>
              <w:rPr>
                <w:lang w:val="en-CA"/>
              </w:rPr>
            </w:pPr>
            <w:r w:rsidRPr="009373F7">
              <w:rPr>
                <w:b/>
                <w:lang w:val="en-CA"/>
              </w:rPr>
              <w:t>A</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1F1104ED" w14:textId="77777777" w:rsidR="00CA6CD0" w:rsidRPr="009373F7" w:rsidRDefault="00CA6CD0" w:rsidP="00536902">
            <w:pPr>
              <w:pStyle w:val="Compact"/>
              <w:jc w:val="center"/>
              <w:rPr>
                <w:lang w:val="en-CA"/>
              </w:rPr>
            </w:pPr>
            <w:r w:rsidRPr="009373F7">
              <w:rPr>
                <w:b/>
                <w:lang w:val="en-CA"/>
              </w:rPr>
              <w:t>C</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6AF6A9EC" w14:textId="77777777" w:rsidR="00CA6CD0" w:rsidRPr="009373F7" w:rsidRDefault="00CA6CD0" w:rsidP="00536902">
            <w:pPr>
              <w:pStyle w:val="Compact"/>
              <w:jc w:val="center"/>
              <w:rPr>
                <w:lang w:val="en-CA"/>
              </w:rPr>
            </w:pPr>
            <w:r w:rsidRPr="009373F7">
              <w:rPr>
                <w:b/>
                <w:lang w:val="en-CA"/>
              </w:rPr>
              <w:t>E</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13E1BAEC" w14:textId="77777777" w:rsidR="00CA6CD0" w:rsidRPr="009373F7" w:rsidRDefault="00CA6CD0" w:rsidP="00536902">
            <w:pPr>
              <w:pStyle w:val="Compact"/>
              <w:jc w:val="center"/>
              <w:rPr>
                <w:lang w:val="en-CA"/>
              </w:rPr>
            </w:pPr>
            <w:r w:rsidRPr="009373F7">
              <w:rPr>
                <w:b/>
                <w:lang w:val="en-CA"/>
              </w:rPr>
              <w:t>F</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55CCB0B2" w14:textId="77777777" w:rsidR="00CA6CD0" w:rsidRPr="009373F7" w:rsidRDefault="00CA6CD0" w:rsidP="00536902">
            <w:pPr>
              <w:pStyle w:val="Compact"/>
              <w:jc w:val="center"/>
              <w:rPr>
                <w:lang w:val="en-CA"/>
              </w:rPr>
            </w:pPr>
            <w:r w:rsidRPr="009373F7">
              <w:rPr>
                <w:b/>
                <w:lang w:val="en-CA"/>
              </w:rPr>
              <w:t>G</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28A38903" w14:textId="77777777" w:rsidR="00CA6CD0" w:rsidRPr="009373F7" w:rsidRDefault="00CA6CD0" w:rsidP="00536902">
            <w:pPr>
              <w:pStyle w:val="Compact"/>
              <w:jc w:val="center"/>
              <w:rPr>
                <w:lang w:val="en-CA"/>
              </w:rPr>
            </w:pPr>
            <w:r w:rsidRPr="009373F7">
              <w:rPr>
                <w:b/>
                <w:lang w:val="en-CA"/>
              </w:rPr>
              <w:t>Row mean</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24CC0498" w14:textId="77777777" w:rsidR="00CA6CD0" w:rsidRPr="009373F7" w:rsidRDefault="00CA6CD0" w:rsidP="00536902">
            <w:pPr>
              <w:pStyle w:val="Compact"/>
              <w:jc w:val="center"/>
              <w:rPr>
                <w:lang w:val="en-CA"/>
              </w:rPr>
            </w:pPr>
            <w:r w:rsidRPr="009373F7">
              <w:rPr>
                <w:b/>
                <w:lang w:val="en-CA"/>
              </w:rPr>
              <w:t>Standard Deviation</w:t>
            </w:r>
          </w:p>
        </w:tc>
      </w:tr>
      <w:tr w:rsidR="00CA6CD0" w:rsidRPr="00B80682" w14:paraId="2EF7AC5D" w14:textId="77777777" w:rsidTr="00536902">
        <w:trPr>
          <w:jc w:val="center"/>
        </w:trPr>
        <w:tc>
          <w:tcPr>
            <w:tcW w:w="0" w:type="auto"/>
          </w:tcPr>
          <w:p w14:paraId="3CE7B634" w14:textId="77777777" w:rsidR="00CA6CD0" w:rsidRPr="009373F7" w:rsidRDefault="00CA6CD0" w:rsidP="00536902">
            <w:pPr>
              <w:pStyle w:val="Compact"/>
              <w:jc w:val="center"/>
              <w:rPr>
                <w:lang w:val="en-CA"/>
              </w:rPr>
            </w:pPr>
            <w:r w:rsidRPr="009373F7">
              <w:rPr>
                <w:b/>
                <w:lang w:val="en-CA"/>
              </w:rPr>
              <w:t>ChatGPT</w:t>
            </w:r>
          </w:p>
        </w:tc>
        <w:tc>
          <w:tcPr>
            <w:tcW w:w="0" w:type="auto"/>
          </w:tcPr>
          <w:p w14:paraId="2045C129" w14:textId="77777777" w:rsidR="00CA6CD0" w:rsidRPr="009373F7" w:rsidRDefault="00CA6CD0" w:rsidP="00536902">
            <w:pPr>
              <w:pStyle w:val="Compact"/>
              <w:jc w:val="center"/>
              <w:rPr>
                <w:lang w:val="en-CA"/>
              </w:rPr>
            </w:pPr>
            <w:r w:rsidRPr="009373F7">
              <w:rPr>
                <w:lang w:val="en-CA"/>
              </w:rPr>
              <w:t>2.33</w:t>
            </w:r>
          </w:p>
        </w:tc>
        <w:tc>
          <w:tcPr>
            <w:tcW w:w="0" w:type="auto"/>
          </w:tcPr>
          <w:p w14:paraId="2F0FF453" w14:textId="77777777" w:rsidR="00CA6CD0" w:rsidRPr="009373F7" w:rsidRDefault="00CA6CD0" w:rsidP="00536902">
            <w:pPr>
              <w:pStyle w:val="Compact"/>
              <w:jc w:val="center"/>
              <w:rPr>
                <w:lang w:val="en-CA"/>
              </w:rPr>
            </w:pPr>
            <w:r w:rsidRPr="009373F7">
              <w:rPr>
                <w:lang w:val="en-CA"/>
              </w:rPr>
              <w:t>1.00</w:t>
            </w:r>
          </w:p>
        </w:tc>
        <w:tc>
          <w:tcPr>
            <w:tcW w:w="0" w:type="auto"/>
          </w:tcPr>
          <w:p w14:paraId="121CD0FF" w14:textId="77777777" w:rsidR="00CA6CD0" w:rsidRPr="009373F7" w:rsidRDefault="00CA6CD0" w:rsidP="00536902">
            <w:pPr>
              <w:pStyle w:val="Compact"/>
              <w:jc w:val="center"/>
              <w:rPr>
                <w:lang w:val="en-CA"/>
              </w:rPr>
            </w:pPr>
            <w:r w:rsidRPr="009373F7">
              <w:rPr>
                <w:lang w:val="en-CA"/>
              </w:rPr>
              <w:t>2.83</w:t>
            </w:r>
          </w:p>
        </w:tc>
        <w:tc>
          <w:tcPr>
            <w:tcW w:w="0" w:type="auto"/>
          </w:tcPr>
          <w:p w14:paraId="768A8CFE" w14:textId="77777777" w:rsidR="00CA6CD0" w:rsidRPr="009373F7" w:rsidRDefault="00CA6CD0" w:rsidP="00536902">
            <w:pPr>
              <w:pStyle w:val="Compact"/>
              <w:jc w:val="center"/>
              <w:rPr>
                <w:lang w:val="en-CA"/>
              </w:rPr>
            </w:pPr>
            <w:r w:rsidRPr="009373F7">
              <w:rPr>
                <w:lang w:val="en-CA"/>
              </w:rPr>
              <w:t>3.50</w:t>
            </w:r>
          </w:p>
        </w:tc>
        <w:tc>
          <w:tcPr>
            <w:tcW w:w="0" w:type="auto"/>
          </w:tcPr>
          <w:p w14:paraId="3C4FDB9E" w14:textId="77777777" w:rsidR="00CA6CD0" w:rsidRPr="009373F7" w:rsidRDefault="00CA6CD0" w:rsidP="00536902">
            <w:pPr>
              <w:pStyle w:val="Compact"/>
              <w:jc w:val="center"/>
              <w:rPr>
                <w:lang w:val="en-CA"/>
              </w:rPr>
            </w:pPr>
            <w:r w:rsidRPr="009373F7">
              <w:rPr>
                <w:lang w:val="en-CA"/>
              </w:rPr>
              <w:t>2.67</w:t>
            </w:r>
          </w:p>
        </w:tc>
        <w:tc>
          <w:tcPr>
            <w:tcW w:w="0" w:type="auto"/>
          </w:tcPr>
          <w:p w14:paraId="5EA91317" w14:textId="77777777" w:rsidR="00CA6CD0" w:rsidRPr="009373F7" w:rsidRDefault="00CA6CD0" w:rsidP="00536902">
            <w:pPr>
              <w:pStyle w:val="Compact"/>
              <w:jc w:val="center"/>
              <w:rPr>
                <w:lang w:val="en-CA"/>
              </w:rPr>
            </w:pPr>
            <w:r w:rsidRPr="009373F7">
              <w:rPr>
                <w:b/>
                <w:lang w:val="en-CA"/>
              </w:rPr>
              <w:t>2.47</w:t>
            </w:r>
          </w:p>
        </w:tc>
        <w:tc>
          <w:tcPr>
            <w:tcW w:w="0" w:type="auto"/>
          </w:tcPr>
          <w:p w14:paraId="174E3944" w14:textId="77777777" w:rsidR="00CA6CD0" w:rsidRPr="009373F7" w:rsidRDefault="00CA6CD0" w:rsidP="00536902">
            <w:pPr>
              <w:pStyle w:val="Compact"/>
              <w:jc w:val="center"/>
              <w:rPr>
                <w:lang w:val="en-CA"/>
              </w:rPr>
            </w:pPr>
            <w:r w:rsidRPr="009373F7">
              <w:rPr>
                <w:lang w:val="en-CA"/>
              </w:rPr>
              <w:t>0.826</w:t>
            </w:r>
          </w:p>
        </w:tc>
      </w:tr>
      <w:tr w:rsidR="00CA6CD0" w:rsidRPr="00B80682" w14:paraId="74B8ECE6" w14:textId="77777777" w:rsidTr="00536902">
        <w:trPr>
          <w:jc w:val="center"/>
        </w:trPr>
        <w:tc>
          <w:tcPr>
            <w:tcW w:w="0" w:type="auto"/>
          </w:tcPr>
          <w:p w14:paraId="6E9C2A46" w14:textId="77777777" w:rsidR="00CA6CD0" w:rsidRPr="009373F7" w:rsidRDefault="00CA6CD0" w:rsidP="00536902">
            <w:pPr>
              <w:pStyle w:val="Compact"/>
              <w:jc w:val="center"/>
              <w:rPr>
                <w:lang w:val="en-CA"/>
              </w:rPr>
            </w:pPr>
            <w:r w:rsidRPr="009373F7">
              <w:rPr>
                <w:b/>
                <w:lang w:val="en-CA"/>
              </w:rPr>
              <w:t>Claude</w:t>
            </w:r>
          </w:p>
        </w:tc>
        <w:tc>
          <w:tcPr>
            <w:tcW w:w="0" w:type="auto"/>
          </w:tcPr>
          <w:p w14:paraId="780EABFF" w14:textId="77777777" w:rsidR="00CA6CD0" w:rsidRPr="009373F7" w:rsidRDefault="00CA6CD0" w:rsidP="00536902">
            <w:pPr>
              <w:pStyle w:val="Compact"/>
              <w:jc w:val="center"/>
              <w:rPr>
                <w:lang w:val="en-CA"/>
              </w:rPr>
            </w:pPr>
            <w:r w:rsidRPr="009373F7">
              <w:rPr>
                <w:lang w:val="en-CA"/>
              </w:rPr>
              <w:t>4.33</w:t>
            </w:r>
          </w:p>
        </w:tc>
        <w:tc>
          <w:tcPr>
            <w:tcW w:w="0" w:type="auto"/>
          </w:tcPr>
          <w:p w14:paraId="65E95D7B" w14:textId="77777777" w:rsidR="00CA6CD0" w:rsidRPr="009373F7" w:rsidRDefault="00CA6CD0" w:rsidP="00536902">
            <w:pPr>
              <w:pStyle w:val="Compact"/>
              <w:jc w:val="center"/>
              <w:rPr>
                <w:lang w:val="en-CA"/>
              </w:rPr>
            </w:pPr>
            <w:r w:rsidRPr="009373F7">
              <w:rPr>
                <w:lang w:val="en-CA"/>
              </w:rPr>
              <w:t>6.67</w:t>
            </w:r>
          </w:p>
        </w:tc>
        <w:tc>
          <w:tcPr>
            <w:tcW w:w="0" w:type="auto"/>
          </w:tcPr>
          <w:p w14:paraId="44B41DA9" w14:textId="77777777" w:rsidR="00CA6CD0" w:rsidRPr="009373F7" w:rsidRDefault="00CA6CD0" w:rsidP="00536902">
            <w:pPr>
              <w:pStyle w:val="Compact"/>
              <w:jc w:val="center"/>
              <w:rPr>
                <w:lang w:val="en-CA"/>
              </w:rPr>
            </w:pPr>
            <w:r w:rsidRPr="009373F7">
              <w:rPr>
                <w:lang w:val="en-CA"/>
              </w:rPr>
              <w:t>3.33</w:t>
            </w:r>
          </w:p>
        </w:tc>
        <w:tc>
          <w:tcPr>
            <w:tcW w:w="0" w:type="auto"/>
          </w:tcPr>
          <w:p w14:paraId="4CE2BE66" w14:textId="77777777" w:rsidR="00CA6CD0" w:rsidRPr="009373F7" w:rsidRDefault="00CA6CD0" w:rsidP="00536902">
            <w:pPr>
              <w:pStyle w:val="Compact"/>
              <w:jc w:val="center"/>
              <w:rPr>
                <w:lang w:val="en-CA"/>
              </w:rPr>
            </w:pPr>
            <w:r w:rsidRPr="009373F7">
              <w:rPr>
                <w:lang w:val="en-CA"/>
              </w:rPr>
              <w:t>12.83</w:t>
            </w:r>
          </w:p>
        </w:tc>
        <w:tc>
          <w:tcPr>
            <w:tcW w:w="0" w:type="auto"/>
          </w:tcPr>
          <w:p w14:paraId="31AF3F60" w14:textId="77777777" w:rsidR="00CA6CD0" w:rsidRPr="009373F7" w:rsidRDefault="00CA6CD0" w:rsidP="00536902">
            <w:pPr>
              <w:pStyle w:val="Compact"/>
              <w:jc w:val="center"/>
              <w:rPr>
                <w:lang w:val="en-CA"/>
              </w:rPr>
            </w:pPr>
            <w:r w:rsidRPr="009373F7">
              <w:rPr>
                <w:lang w:val="en-CA"/>
              </w:rPr>
              <w:t>14.67</w:t>
            </w:r>
          </w:p>
        </w:tc>
        <w:tc>
          <w:tcPr>
            <w:tcW w:w="0" w:type="auto"/>
          </w:tcPr>
          <w:p w14:paraId="2B1F0411" w14:textId="77777777" w:rsidR="00CA6CD0" w:rsidRPr="009373F7" w:rsidRDefault="00CA6CD0" w:rsidP="00536902">
            <w:pPr>
              <w:pStyle w:val="Compact"/>
              <w:jc w:val="center"/>
              <w:rPr>
                <w:lang w:val="en-CA"/>
              </w:rPr>
            </w:pPr>
            <w:r w:rsidRPr="009373F7">
              <w:rPr>
                <w:b/>
                <w:lang w:val="en-CA"/>
              </w:rPr>
              <w:t>8.37</w:t>
            </w:r>
          </w:p>
        </w:tc>
        <w:tc>
          <w:tcPr>
            <w:tcW w:w="0" w:type="auto"/>
          </w:tcPr>
          <w:p w14:paraId="5FEBD0DF" w14:textId="77777777" w:rsidR="00CA6CD0" w:rsidRPr="009373F7" w:rsidRDefault="00CA6CD0" w:rsidP="00536902">
            <w:pPr>
              <w:pStyle w:val="Compact"/>
              <w:jc w:val="center"/>
              <w:rPr>
                <w:lang w:val="en-CA"/>
              </w:rPr>
            </w:pPr>
            <w:r w:rsidRPr="009373F7">
              <w:rPr>
                <w:lang w:val="en-CA"/>
              </w:rPr>
              <w:t>4.564</w:t>
            </w:r>
          </w:p>
        </w:tc>
      </w:tr>
      <w:tr w:rsidR="00CA6CD0" w:rsidRPr="00B80682" w14:paraId="7DA9D501" w14:textId="77777777" w:rsidTr="00536902">
        <w:trPr>
          <w:jc w:val="center"/>
        </w:trPr>
        <w:tc>
          <w:tcPr>
            <w:tcW w:w="0" w:type="auto"/>
          </w:tcPr>
          <w:p w14:paraId="7565375A" w14:textId="77777777" w:rsidR="00CA6CD0" w:rsidRPr="009373F7" w:rsidRDefault="00CA6CD0" w:rsidP="00536902">
            <w:pPr>
              <w:pStyle w:val="Compact"/>
              <w:jc w:val="center"/>
              <w:rPr>
                <w:lang w:val="en-CA"/>
              </w:rPr>
            </w:pPr>
            <w:r w:rsidRPr="009373F7">
              <w:rPr>
                <w:b/>
                <w:lang w:val="en-CA"/>
              </w:rPr>
              <w:t>Gemini</w:t>
            </w:r>
          </w:p>
        </w:tc>
        <w:tc>
          <w:tcPr>
            <w:tcW w:w="0" w:type="auto"/>
          </w:tcPr>
          <w:p w14:paraId="47096504" w14:textId="77777777" w:rsidR="00CA6CD0" w:rsidRPr="009373F7" w:rsidRDefault="00CA6CD0" w:rsidP="00536902">
            <w:pPr>
              <w:pStyle w:val="Compact"/>
              <w:jc w:val="center"/>
              <w:rPr>
                <w:lang w:val="en-CA"/>
              </w:rPr>
            </w:pPr>
            <w:r w:rsidRPr="009373F7">
              <w:rPr>
                <w:lang w:val="en-CA"/>
              </w:rPr>
              <w:t>2.83</w:t>
            </w:r>
          </w:p>
        </w:tc>
        <w:tc>
          <w:tcPr>
            <w:tcW w:w="0" w:type="auto"/>
          </w:tcPr>
          <w:p w14:paraId="4E7524E4" w14:textId="77777777" w:rsidR="00CA6CD0" w:rsidRPr="009373F7" w:rsidRDefault="00CA6CD0" w:rsidP="00536902">
            <w:pPr>
              <w:pStyle w:val="Compact"/>
              <w:jc w:val="center"/>
              <w:rPr>
                <w:lang w:val="en-CA"/>
              </w:rPr>
            </w:pPr>
            <w:r w:rsidRPr="009373F7">
              <w:rPr>
                <w:lang w:val="en-CA"/>
              </w:rPr>
              <w:t>1.67</w:t>
            </w:r>
          </w:p>
        </w:tc>
        <w:tc>
          <w:tcPr>
            <w:tcW w:w="0" w:type="auto"/>
          </w:tcPr>
          <w:p w14:paraId="7F1521E1" w14:textId="77777777" w:rsidR="00CA6CD0" w:rsidRPr="009373F7" w:rsidRDefault="00CA6CD0" w:rsidP="00536902">
            <w:pPr>
              <w:pStyle w:val="Compact"/>
              <w:jc w:val="center"/>
              <w:rPr>
                <w:lang w:val="en-CA"/>
              </w:rPr>
            </w:pPr>
            <w:r w:rsidRPr="009373F7">
              <w:rPr>
                <w:lang w:val="en-CA"/>
              </w:rPr>
              <w:t>1.67</w:t>
            </w:r>
          </w:p>
        </w:tc>
        <w:tc>
          <w:tcPr>
            <w:tcW w:w="0" w:type="auto"/>
          </w:tcPr>
          <w:p w14:paraId="68C1B9E2" w14:textId="77777777" w:rsidR="00CA6CD0" w:rsidRPr="009373F7" w:rsidRDefault="00CA6CD0" w:rsidP="00536902">
            <w:pPr>
              <w:pStyle w:val="Compact"/>
              <w:jc w:val="center"/>
              <w:rPr>
                <w:lang w:val="en-CA"/>
              </w:rPr>
            </w:pPr>
            <w:r w:rsidRPr="009373F7">
              <w:rPr>
                <w:lang w:val="en-CA"/>
              </w:rPr>
              <w:t>5.33</w:t>
            </w:r>
          </w:p>
        </w:tc>
        <w:tc>
          <w:tcPr>
            <w:tcW w:w="0" w:type="auto"/>
          </w:tcPr>
          <w:p w14:paraId="6B050AC2" w14:textId="77777777" w:rsidR="00CA6CD0" w:rsidRPr="009373F7" w:rsidRDefault="00CA6CD0" w:rsidP="00536902">
            <w:pPr>
              <w:pStyle w:val="Compact"/>
              <w:jc w:val="center"/>
              <w:rPr>
                <w:lang w:val="en-CA"/>
              </w:rPr>
            </w:pPr>
            <w:r w:rsidRPr="009373F7">
              <w:rPr>
                <w:lang w:val="en-CA"/>
              </w:rPr>
              <w:t>2.67</w:t>
            </w:r>
          </w:p>
        </w:tc>
        <w:tc>
          <w:tcPr>
            <w:tcW w:w="0" w:type="auto"/>
          </w:tcPr>
          <w:p w14:paraId="3B7AB7C0" w14:textId="77777777" w:rsidR="00CA6CD0" w:rsidRPr="009373F7" w:rsidRDefault="00CA6CD0" w:rsidP="00536902">
            <w:pPr>
              <w:pStyle w:val="Compact"/>
              <w:jc w:val="center"/>
              <w:rPr>
                <w:lang w:val="en-CA"/>
              </w:rPr>
            </w:pPr>
            <w:r w:rsidRPr="009373F7">
              <w:rPr>
                <w:b/>
                <w:lang w:val="en-CA"/>
              </w:rPr>
              <w:t>2.83</w:t>
            </w:r>
          </w:p>
        </w:tc>
        <w:tc>
          <w:tcPr>
            <w:tcW w:w="0" w:type="auto"/>
          </w:tcPr>
          <w:p w14:paraId="6DE82394" w14:textId="77777777" w:rsidR="00CA6CD0" w:rsidRPr="009373F7" w:rsidRDefault="00CA6CD0" w:rsidP="00536902">
            <w:pPr>
              <w:pStyle w:val="Compact"/>
              <w:jc w:val="center"/>
              <w:rPr>
                <w:lang w:val="en-CA"/>
              </w:rPr>
            </w:pPr>
            <w:r w:rsidRPr="009373F7">
              <w:rPr>
                <w:lang w:val="en-CA"/>
              </w:rPr>
              <w:t>1.342</w:t>
            </w:r>
          </w:p>
        </w:tc>
      </w:tr>
      <w:tr w:rsidR="00CA6CD0" w:rsidRPr="00B80682" w14:paraId="22F1AD96" w14:textId="77777777" w:rsidTr="00536902">
        <w:trPr>
          <w:jc w:val="center"/>
        </w:trPr>
        <w:tc>
          <w:tcPr>
            <w:tcW w:w="0" w:type="auto"/>
          </w:tcPr>
          <w:p w14:paraId="775D8B4F" w14:textId="77777777" w:rsidR="00CA6CD0" w:rsidRPr="009373F7" w:rsidRDefault="00CA6CD0" w:rsidP="00536902">
            <w:pPr>
              <w:pStyle w:val="Compact"/>
              <w:jc w:val="center"/>
              <w:rPr>
                <w:lang w:val="en-CA"/>
              </w:rPr>
            </w:pPr>
            <w:r w:rsidRPr="009373F7">
              <w:rPr>
                <w:b/>
                <w:lang w:val="en-CA"/>
              </w:rPr>
              <w:t>Column mean</w:t>
            </w:r>
          </w:p>
        </w:tc>
        <w:tc>
          <w:tcPr>
            <w:tcW w:w="0" w:type="auto"/>
          </w:tcPr>
          <w:p w14:paraId="5AB650F4" w14:textId="77777777" w:rsidR="00CA6CD0" w:rsidRPr="009373F7" w:rsidRDefault="00CA6CD0" w:rsidP="00536902">
            <w:pPr>
              <w:pStyle w:val="Compact"/>
              <w:jc w:val="center"/>
              <w:rPr>
                <w:lang w:val="en-CA"/>
              </w:rPr>
            </w:pPr>
            <w:r w:rsidRPr="009373F7">
              <w:rPr>
                <w:b/>
                <w:lang w:val="en-CA"/>
              </w:rPr>
              <w:t>3.16</w:t>
            </w:r>
          </w:p>
        </w:tc>
        <w:tc>
          <w:tcPr>
            <w:tcW w:w="0" w:type="auto"/>
          </w:tcPr>
          <w:p w14:paraId="1F4C9934" w14:textId="77777777" w:rsidR="00CA6CD0" w:rsidRPr="009373F7" w:rsidRDefault="00CA6CD0" w:rsidP="00536902">
            <w:pPr>
              <w:pStyle w:val="Compact"/>
              <w:jc w:val="center"/>
              <w:rPr>
                <w:lang w:val="en-CA"/>
              </w:rPr>
            </w:pPr>
            <w:r w:rsidRPr="009373F7">
              <w:rPr>
                <w:b/>
                <w:lang w:val="en-CA"/>
              </w:rPr>
              <w:t>3.11</w:t>
            </w:r>
          </w:p>
        </w:tc>
        <w:tc>
          <w:tcPr>
            <w:tcW w:w="0" w:type="auto"/>
          </w:tcPr>
          <w:p w14:paraId="589E1D55" w14:textId="77777777" w:rsidR="00CA6CD0" w:rsidRPr="009373F7" w:rsidRDefault="00CA6CD0" w:rsidP="00536902">
            <w:pPr>
              <w:pStyle w:val="Compact"/>
              <w:jc w:val="center"/>
              <w:rPr>
                <w:lang w:val="en-CA"/>
              </w:rPr>
            </w:pPr>
            <w:r w:rsidRPr="009373F7">
              <w:rPr>
                <w:b/>
                <w:lang w:val="en-CA"/>
              </w:rPr>
              <w:t>2.61</w:t>
            </w:r>
          </w:p>
        </w:tc>
        <w:tc>
          <w:tcPr>
            <w:tcW w:w="0" w:type="auto"/>
          </w:tcPr>
          <w:p w14:paraId="44D81D9F" w14:textId="77777777" w:rsidR="00CA6CD0" w:rsidRPr="009373F7" w:rsidRDefault="00CA6CD0" w:rsidP="00536902">
            <w:pPr>
              <w:pStyle w:val="Compact"/>
              <w:jc w:val="center"/>
              <w:rPr>
                <w:lang w:val="en-CA"/>
              </w:rPr>
            </w:pPr>
            <w:r w:rsidRPr="009373F7">
              <w:rPr>
                <w:b/>
                <w:lang w:val="en-CA"/>
              </w:rPr>
              <w:t>7.22</w:t>
            </w:r>
          </w:p>
        </w:tc>
        <w:tc>
          <w:tcPr>
            <w:tcW w:w="0" w:type="auto"/>
          </w:tcPr>
          <w:p w14:paraId="31F52B23" w14:textId="77777777" w:rsidR="00CA6CD0" w:rsidRPr="009373F7" w:rsidRDefault="00CA6CD0" w:rsidP="00536902">
            <w:pPr>
              <w:pStyle w:val="Compact"/>
              <w:jc w:val="center"/>
              <w:rPr>
                <w:lang w:val="en-CA"/>
              </w:rPr>
            </w:pPr>
            <w:r w:rsidRPr="009373F7">
              <w:rPr>
                <w:b/>
                <w:lang w:val="en-CA"/>
              </w:rPr>
              <w:t>6.67</w:t>
            </w:r>
          </w:p>
        </w:tc>
        <w:tc>
          <w:tcPr>
            <w:tcW w:w="0" w:type="auto"/>
          </w:tcPr>
          <w:p w14:paraId="2584B768" w14:textId="77777777" w:rsidR="00CA6CD0" w:rsidRPr="009373F7" w:rsidRDefault="00CA6CD0" w:rsidP="00536902">
            <w:pPr>
              <w:pStyle w:val="Compact"/>
              <w:jc w:val="center"/>
              <w:rPr>
                <w:lang w:val="en-CA"/>
              </w:rPr>
            </w:pPr>
            <w:r w:rsidRPr="009373F7">
              <w:rPr>
                <w:b/>
                <w:lang w:val="en-CA"/>
              </w:rPr>
              <w:t>4.56</w:t>
            </w:r>
          </w:p>
        </w:tc>
        <w:tc>
          <w:tcPr>
            <w:tcW w:w="0" w:type="auto"/>
          </w:tcPr>
          <w:p w14:paraId="6F7CD484" w14:textId="77777777" w:rsidR="00CA6CD0" w:rsidRPr="009373F7" w:rsidRDefault="00CA6CD0" w:rsidP="00536902">
            <w:pPr>
              <w:pStyle w:val="Compact"/>
              <w:jc w:val="center"/>
              <w:rPr>
                <w:lang w:val="en-CA"/>
              </w:rPr>
            </w:pPr>
            <w:r w:rsidRPr="009373F7">
              <w:rPr>
                <w:lang w:val="en-CA"/>
              </w:rPr>
              <w:t>1.969</w:t>
            </w:r>
          </w:p>
        </w:tc>
      </w:tr>
    </w:tbl>
    <w:p w14:paraId="2C9D210B" w14:textId="77777777" w:rsidR="00CA6CD0" w:rsidRPr="009373F7" w:rsidRDefault="00CA6CD0" w:rsidP="00CA6CD0">
      <w:pPr>
        <w:pStyle w:val="Caption"/>
        <w:spacing w:before="240"/>
        <w:rPr>
          <w:lang w:val="en-CA"/>
        </w:rPr>
      </w:pPr>
      <w:r w:rsidRPr="009373F7">
        <w:rPr>
          <w:lang w:val="en-CA"/>
        </w:rPr>
        <w:t>Example 10. Performance by cantus firmus, 4th species (M5), raw corpus.</w:t>
      </w:r>
    </w:p>
    <w:tbl>
      <w:tblPr>
        <w:tblStyle w:val="TableGrid"/>
        <w:tblW w:w="0" w:type="auto"/>
        <w:jc w:val="center"/>
        <w:tblLook w:val="04A0" w:firstRow="1" w:lastRow="0" w:firstColumn="1" w:lastColumn="0" w:noHBand="0" w:noVBand="1"/>
      </w:tblPr>
      <w:tblGrid>
        <w:gridCol w:w="1543"/>
        <w:gridCol w:w="601"/>
        <w:gridCol w:w="601"/>
        <w:gridCol w:w="601"/>
        <w:gridCol w:w="601"/>
        <w:gridCol w:w="711"/>
        <w:gridCol w:w="1213"/>
        <w:gridCol w:w="2056"/>
      </w:tblGrid>
      <w:tr w:rsidR="00CA6CD0" w:rsidRPr="00B80682" w14:paraId="6BB58CB1" w14:textId="77777777" w:rsidTr="00536902">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3E040F8B" w14:textId="77777777" w:rsidR="00CA6CD0" w:rsidRPr="009373F7" w:rsidRDefault="00CA6CD0" w:rsidP="00536902">
            <w:pPr>
              <w:rPr>
                <w:lang w:val="en-CA"/>
              </w:rPr>
            </w:pP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3CD52502" w14:textId="77777777" w:rsidR="00CA6CD0" w:rsidRPr="009373F7" w:rsidRDefault="00CA6CD0" w:rsidP="00536902">
            <w:pPr>
              <w:pStyle w:val="Compact"/>
              <w:jc w:val="center"/>
              <w:rPr>
                <w:lang w:val="en-CA"/>
              </w:rPr>
            </w:pPr>
            <w:r w:rsidRPr="009373F7">
              <w:rPr>
                <w:b/>
                <w:lang w:val="en-CA"/>
              </w:rPr>
              <w:t>A</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57F98B93" w14:textId="77777777" w:rsidR="00CA6CD0" w:rsidRPr="009373F7" w:rsidRDefault="00CA6CD0" w:rsidP="00536902">
            <w:pPr>
              <w:pStyle w:val="Compact"/>
              <w:jc w:val="center"/>
              <w:rPr>
                <w:lang w:val="en-CA"/>
              </w:rPr>
            </w:pPr>
            <w:r w:rsidRPr="009373F7">
              <w:rPr>
                <w:b/>
                <w:lang w:val="en-CA"/>
              </w:rPr>
              <w:t>C</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1B6C7C0B" w14:textId="77777777" w:rsidR="00CA6CD0" w:rsidRPr="009373F7" w:rsidRDefault="00CA6CD0" w:rsidP="00536902">
            <w:pPr>
              <w:pStyle w:val="Compact"/>
              <w:jc w:val="center"/>
              <w:rPr>
                <w:lang w:val="en-CA"/>
              </w:rPr>
            </w:pPr>
            <w:r w:rsidRPr="009373F7">
              <w:rPr>
                <w:b/>
                <w:lang w:val="en-CA"/>
              </w:rPr>
              <w:t>E</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2BDF6C38" w14:textId="77777777" w:rsidR="00CA6CD0" w:rsidRPr="009373F7" w:rsidRDefault="00CA6CD0" w:rsidP="00536902">
            <w:pPr>
              <w:pStyle w:val="Compact"/>
              <w:jc w:val="center"/>
              <w:rPr>
                <w:lang w:val="en-CA"/>
              </w:rPr>
            </w:pPr>
            <w:r w:rsidRPr="009373F7">
              <w:rPr>
                <w:b/>
                <w:lang w:val="en-CA"/>
              </w:rPr>
              <w:t>F</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354758FE" w14:textId="77777777" w:rsidR="00CA6CD0" w:rsidRPr="009373F7" w:rsidRDefault="00CA6CD0" w:rsidP="00536902">
            <w:pPr>
              <w:pStyle w:val="Compact"/>
              <w:jc w:val="center"/>
              <w:rPr>
                <w:lang w:val="en-CA"/>
              </w:rPr>
            </w:pPr>
            <w:r w:rsidRPr="009373F7">
              <w:rPr>
                <w:b/>
                <w:lang w:val="en-CA"/>
              </w:rPr>
              <w:t>G</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0D2DC80A" w14:textId="77777777" w:rsidR="00CA6CD0" w:rsidRPr="009373F7" w:rsidRDefault="00CA6CD0" w:rsidP="00536902">
            <w:pPr>
              <w:pStyle w:val="Compact"/>
              <w:jc w:val="center"/>
              <w:rPr>
                <w:lang w:val="en-CA"/>
              </w:rPr>
            </w:pPr>
            <w:r w:rsidRPr="009373F7">
              <w:rPr>
                <w:b/>
                <w:lang w:val="en-CA"/>
              </w:rPr>
              <w:t>Row mean</w:t>
            </w:r>
          </w:p>
        </w:tc>
        <w:tc>
          <w:tcPr>
            <w:tcW w:w="0" w:type="auto"/>
            <w:tcBorders>
              <w:top w:val="single" w:sz="4" w:space="0" w:color="808080"/>
              <w:left w:val="single" w:sz="4" w:space="0" w:color="808080"/>
              <w:bottom w:val="single" w:sz="4" w:space="0" w:color="808080"/>
              <w:right w:val="single" w:sz="4" w:space="0" w:color="808080"/>
            </w:tcBorders>
            <w:shd w:val="clear" w:color="auto" w:fill="E8E8E8"/>
            <w:vAlign w:val="bottom"/>
          </w:tcPr>
          <w:p w14:paraId="305FF137" w14:textId="77777777" w:rsidR="00CA6CD0" w:rsidRPr="009373F7" w:rsidRDefault="00CA6CD0" w:rsidP="00536902">
            <w:pPr>
              <w:pStyle w:val="Compact"/>
              <w:jc w:val="center"/>
              <w:rPr>
                <w:lang w:val="en-CA"/>
              </w:rPr>
            </w:pPr>
            <w:r w:rsidRPr="009373F7">
              <w:rPr>
                <w:b/>
                <w:lang w:val="en-CA"/>
              </w:rPr>
              <w:t>Standard Deviation</w:t>
            </w:r>
          </w:p>
        </w:tc>
      </w:tr>
      <w:tr w:rsidR="00CA6CD0" w:rsidRPr="00B80682" w14:paraId="382F2A70" w14:textId="77777777" w:rsidTr="00536902">
        <w:trPr>
          <w:jc w:val="center"/>
        </w:trPr>
        <w:tc>
          <w:tcPr>
            <w:tcW w:w="0" w:type="auto"/>
          </w:tcPr>
          <w:p w14:paraId="2EE3479B" w14:textId="77777777" w:rsidR="00CA6CD0" w:rsidRPr="009373F7" w:rsidRDefault="00CA6CD0" w:rsidP="00536902">
            <w:pPr>
              <w:pStyle w:val="Compact"/>
              <w:jc w:val="center"/>
              <w:rPr>
                <w:lang w:val="en-CA"/>
              </w:rPr>
            </w:pPr>
            <w:r w:rsidRPr="009373F7">
              <w:rPr>
                <w:b/>
                <w:lang w:val="en-CA"/>
              </w:rPr>
              <w:t>ChatGPT</w:t>
            </w:r>
          </w:p>
        </w:tc>
        <w:tc>
          <w:tcPr>
            <w:tcW w:w="0" w:type="auto"/>
          </w:tcPr>
          <w:p w14:paraId="603ECEF6" w14:textId="77777777" w:rsidR="00CA6CD0" w:rsidRPr="009373F7" w:rsidRDefault="00CA6CD0" w:rsidP="00536902">
            <w:pPr>
              <w:pStyle w:val="Compact"/>
              <w:jc w:val="center"/>
              <w:rPr>
                <w:lang w:val="en-CA"/>
              </w:rPr>
            </w:pPr>
            <w:r w:rsidRPr="009373F7">
              <w:rPr>
                <w:lang w:val="en-CA"/>
              </w:rPr>
              <w:t>5.67</w:t>
            </w:r>
          </w:p>
        </w:tc>
        <w:tc>
          <w:tcPr>
            <w:tcW w:w="0" w:type="auto"/>
          </w:tcPr>
          <w:p w14:paraId="6496A269" w14:textId="77777777" w:rsidR="00CA6CD0" w:rsidRPr="009373F7" w:rsidRDefault="00CA6CD0" w:rsidP="00536902">
            <w:pPr>
              <w:pStyle w:val="Compact"/>
              <w:jc w:val="center"/>
              <w:rPr>
                <w:lang w:val="en-CA"/>
              </w:rPr>
            </w:pPr>
            <w:r w:rsidRPr="009373F7">
              <w:rPr>
                <w:lang w:val="en-CA"/>
              </w:rPr>
              <w:t>3.00</w:t>
            </w:r>
          </w:p>
        </w:tc>
        <w:tc>
          <w:tcPr>
            <w:tcW w:w="0" w:type="auto"/>
          </w:tcPr>
          <w:p w14:paraId="01E17755" w14:textId="77777777" w:rsidR="00CA6CD0" w:rsidRPr="009373F7" w:rsidRDefault="00CA6CD0" w:rsidP="00536902">
            <w:pPr>
              <w:pStyle w:val="Compact"/>
              <w:jc w:val="center"/>
              <w:rPr>
                <w:lang w:val="en-CA"/>
              </w:rPr>
            </w:pPr>
            <w:r w:rsidRPr="009373F7">
              <w:rPr>
                <w:lang w:val="en-CA"/>
              </w:rPr>
              <w:t>4.00</w:t>
            </w:r>
          </w:p>
        </w:tc>
        <w:tc>
          <w:tcPr>
            <w:tcW w:w="0" w:type="auto"/>
          </w:tcPr>
          <w:p w14:paraId="41AB9B8C" w14:textId="77777777" w:rsidR="00CA6CD0" w:rsidRPr="009373F7" w:rsidRDefault="00CA6CD0" w:rsidP="00536902">
            <w:pPr>
              <w:pStyle w:val="Compact"/>
              <w:jc w:val="center"/>
              <w:rPr>
                <w:lang w:val="en-CA"/>
              </w:rPr>
            </w:pPr>
            <w:r w:rsidRPr="009373F7">
              <w:rPr>
                <w:lang w:val="en-CA"/>
              </w:rPr>
              <w:t>2.67</w:t>
            </w:r>
          </w:p>
        </w:tc>
        <w:tc>
          <w:tcPr>
            <w:tcW w:w="0" w:type="auto"/>
          </w:tcPr>
          <w:p w14:paraId="6F7B0F05" w14:textId="77777777" w:rsidR="00CA6CD0" w:rsidRPr="009373F7" w:rsidRDefault="00CA6CD0" w:rsidP="00536902">
            <w:pPr>
              <w:pStyle w:val="Compact"/>
              <w:jc w:val="center"/>
              <w:rPr>
                <w:lang w:val="en-CA"/>
              </w:rPr>
            </w:pPr>
            <w:r w:rsidRPr="009373F7">
              <w:rPr>
                <w:lang w:val="en-CA"/>
              </w:rPr>
              <w:t>3.17</w:t>
            </w:r>
          </w:p>
        </w:tc>
        <w:tc>
          <w:tcPr>
            <w:tcW w:w="0" w:type="auto"/>
          </w:tcPr>
          <w:p w14:paraId="5EFC1665" w14:textId="77777777" w:rsidR="00CA6CD0" w:rsidRPr="009373F7" w:rsidRDefault="00CA6CD0" w:rsidP="00536902">
            <w:pPr>
              <w:pStyle w:val="Compact"/>
              <w:jc w:val="center"/>
              <w:rPr>
                <w:lang w:val="en-CA"/>
              </w:rPr>
            </w:pPr>
            <w:r w:rsidRPr="009373F7">
              <w:rPr>
                <w:b/>
                <w:lang w:val="en-CA"/>
              </w:rPr>
              <w:t>3.70</w:t>
            </w:r>
          </w:p>
        </w:tc>
        <w:tc>
          <w:tcPr>
            <w:tcW w:w="0" w:type="auto"/>
          </w:tcPr>
          <w:p w14:paraId="07F409F8" w14:textId="77777777" w:rsidR="00CA6CD0" w:rsidRPr="009373F7" w:rsidRDefault="00CA6CD0" w:rsidP="00536902">
            <w:pPr>
              <w:pStyle w:val="Compact"/>
              <w:jc w:val="center"/>
              <w:rPr>
                <w:lang w:val="en-CA"/>
              </w:rPr>
            </w:pPr>
            <w:r w:rsidRPr="009373F7">
              <w:rPr>
                <w:lang w:val="en-CA"/>
              </w:rPr>
              <w:t>1.077</w:t>
            </w:r>
          </w:p>
        </w:tc>
      </w:tr>
      <w:tr w:rsidR="00CA6CD0" w:rsidRPr="00B80682" w14:paraId="3DE21429" w14:textId="77777777" w:rsidTr="00536902">
        <w:trPr>
          <w:jc w:val="center"/>
        </w:trPr>
        <w:tc>
          <w:tcPr>
            <w:tcW w:w="0" w:type="auto"/>
          </w:tcPr>
          <w:p w14:paraId="047BDF23" w14:textId="77777777" w:rsidR="00CA6CD0" w:rsidRPr="009373F7" w:rsidRDefault="00CA6CD0" w:rsidP="00536902">
            <w:pPr>
              <w:pStyle w:val="Compact"/>
              <w:jc w:val="center"/>
              <w:rPr>
                <w:lang w:val="en-CA"/>
              </w:rPr>
            </w:pPr>
            <w:r w:rsidRPr="009373F7">
              <w:rPr>
                <w:b/>
                <w:lang w:val="en-CA"/>
              </w:rPr>
              <w:t>Claude</w:t>
            </w:r>
          </w:p>
        </w:tc>
        <w:tc>
          <w:tcPr>
            <w:tcW w:w="0" w:type="auto"/>
          </w:tcPr>
          <w:p w14:paraId="1F2BEA07" w14:textId="77777777" w:rsidR="00CA6CD0" w:rsidRPr="009373F7" w:rsidRDefault="00CA6CD0" w:rsidP="00536902">
            <w:pPr>
              <w:pStyle w:val="Compact"/>
              <w:jc w:val="center"/>
              <w:rPr>
                <w:lang w:val="en-CA"/>
              </w:rPr>
            </w:pPr>
            <w:r w:rsidRPr="009373F7">
              <w:rPr>
                <w:lang w:val="en-CA"/>
              </w:rPr>
              <w:t>8.50</w:t>
            </w:r>
          </w:p>
        </w:tc>
        <w:tc>
          <w:tcPr>
            <w:tcW w:w="0" w:type="auto"/>
          </w:tcPr>
          <w:p w14:paraId="72BDDDBD" w14:textId="77777777" w:rsidR="00CA6CD0" w:rsidRPr="009373F7" w:rsidRDefault="00CA6CD0" w:rsidP="00536902">
            <w:pPr>
              <w:pStyle w:val="Compact"/>
              <w:jc w:val="center"/>
              <w:rPr>
                <w:lang w:val="en-CA"/>
              </w:rPr>
            </w:pPr>
            <w:r w:rsidRPr="009373F7">
              <w:rPr>
                <w:lang w:val="en-CA"/>
              </w:rPr>
              <w:t>9.17</w:t>
            </w:r>
          </w:p>
        </w:tc>
        <w:tc>
          <w:tcPr>
            <w:tcW w:w="0" w:type="auto"/>
          </w:tcPr>
          <w:p w14:paraId="78F09BA2" w14:textId="77777777" w:rsidR="00CA6CD0" w:rsidRPr="009373F7" w:rsidRDefault="00CA6CD0" w:rsidP="00536902">
            <w:pPr>
              <w:pStyle w:val="Compact"/>
              <w:jc w:val="center"/>
              <w:rPr>
                <w:lang w:val="en-CA"/>
              </w:rPr>
            </w:pPr>
            <w:r w:rsidRPr="009373F7">
              <w:rPr>
                <w:lang w:val="en-CA"/>
              </w:rPr>
              <w:t>7.17</w:t>
            </w:r>
          </w:p>
        </w:tc>
        <w:tc>
          <w:tcPr>
            <w:tcW w:w="0" w:type="auto"/>
          </w:tcPr>
          <w:p w14:paraId="418F9F58" w14:textId="77777777" w:rsidR="00CA6CD0" w:rsidRPr="009373F7" w:rsidRDefault="00CA6CD0" w:rsidP="00536902">
            <w:pPr>
              <w:pStyle w:val="Compact"/>
              <w:jc w:val="center"/>
              <w:rPr>
                <w:lang w:val="en-CA"/>
              </w:rPr>
            </w:pPr>
            <w:r w:rsidRPr="009373F7">
              <w:rPr>
                <w:lang w:val="en-CA"/>
              </w:rPr>
              <w:t>9.83</w:t>
            </w:r>
          </w:p>
        </w:tc>
        <w:tc>
          <w:tcPr>
            <w:tcW w:w="0" w:type="auto"/>
          </w:tcPr>
          <w:p w14:paraId="3DE0D8CC" w14:textId="77777777" w:rsidR="00CA6CD0" w:rsidRPr="009373F7" w:rsidRDefault="00CA6CD0" w:rsidP="00536902">
            <w:pPr>
              <w:pStyle w:val="Compact"/>
              <w:jc w:val="center"/>
              <w:rPr>
                <w:lang w:val="en-CA"/>
              </w:rPr>
            </w:pPr>
            <w:r w:rsidRPr="009373F7">
              <w:rPr>
                <w:lang w:val="en-CA"/>
              </w:rPr>
              <w:t>11.67</w:t>
            </w:r>
          </w:p>
        </w:tc>
        <w:tc>
          <w:tcPr>
            <w:tcW w:w="0" w:type="auto"/>
          </w:tcPr>
          <w:p w14:paraId="75E9DE2D" w14:textId="77777777" w:rsidR="00CA6CD0" w:rsidRPr="009373F7" w:rsidRDefault="00CA6CD0" w:rsidP="00536902">
            <w:pPr>
              <w:pStyle w:val="Compact"/>
              <w:jc w:val="center"/>
              <w:rPr>
                <w:lang w:val="en-CA"/>
              </w:rPr>
            </w:pPr>
            <w:r w:rsidRPr="009373F7">
              <w:rPr>
                <w:b/>
                <w:lang w:val="en-CA"/>
              </w:rPr>
              <w:t>9.27</w:t>
            </w:r>
          </w:p>
        </w:tc>
        <w:tc>
          <w:tcPr>
            <w:tcW w:w="0" w:type="auto"/>
          </w:tcPr>
          <w:p w14:paraId="27FD5CE9" w14:textId="77777777" w:rsidR="00CA6CD0" w:rsidRPr="009373F7" w:rsidRDefault="00CA6CD0" w:rsidP="00536902">
            <w:pPr>
              <w:pStyle w:val="Compact"/>
              <w:jc w:val="center"/>
              <w:rPr>
                <w:lang w:val="en-CA"/>
              </w:rPr>
            </w:pPr>
            <w:r w:rsidRPr="009373F7">
              <w:rPr>
                <w:lang w:val="en-CA"/>
              </w:rPr>
              <w:t>1.489</w:t>
            </w:r>
          </w:p>
        </w:tc>
      </w:tr>
      <w:tr w:rsidR="00CA6CD0" w:rsidRPr="00B80682" w14:paraId="4E21B598" w14:textId="77777777" w:rsidTr="00536902">
        <w:trPr>
          <w:jc w:val="center"/>
        </w:trPr>
        <w:tc>
          <w:tcPr>
            <w:tcW w:w="0" w:type="auto"/>
          </w:tcPr>
          <w:p w14:paraId="252C479B" w14:textId="77777777" w:rsidR="00CA6CD0" w:rsidRPr="009373F7" w:rsidRDefault="00CA6CD0" w:rsidP="00536902">
            <w:pPr>
              <w:pStyle w:val="Compact"/>
              <w:jc w:val="center"/>
              <w:rPr>
                <w:lang w:val="en-CA"/>
              </w:rPr>
            </w:pPr>
            <w:r w:rsidRPr="009373F7">
              <w:rPr>
                <w:b/>
                <w:lang w:val="en-CA"/>
              </w:rPr>
              <w:t>Gemini</w:t>
            </w:r>
          </w:p>
        </w:tc>
        <w:tc>
          <w:tcPr>
            <w:tcW w:w="0" w:type="auto"/>
          </w:tcPr>
          <w:p w14:paraId="2EC3CF90" w14:textId="77777777" w:rsidR="00CA6CD0" w:rsidRPr="009373F7" w:rsidRDefault="00CA6CD0" w:rsidP="00536902">
            <w:pPr>
              <w:pStyle w:val="Compact"/>
              <w:jc w:val="center"/>
              <w:rPr>
                <w:lang w:val="en-CA"/>
              </w:rPr>
            </w:pPr>
            <w:r w:rsidRPr="009373F7">
              <w:rPr>
                <w:lang w:val="en-CA"/>
              </w:rPr>
              <w:t>3.50</w:t>
            </w:r>
          </w:p>
        </w:tc>
        <w:tc>
          <w:tcPr>
            <w:tcW w:w="0" w:type="auto"/>
          </w:tcPr>
          <w:p w14:paraId="28FEA161" w14:textId="77777777" w:rsidR="00CA6CD0" w:rsidRPr="009373F7" w:rsidRDefault="00CA6CD0" w:rsidP="00536902">
            <w:pPr>
              <w:pStyle w:val="Compact"/>
              <w:jc w:val="center"/>
              <w:rPr>
                <w:lang w:val="en-CA"/>
              </w:rPr>
            </w:pPr>
            <w:r w:rsidRPr="009373F7">
              <w:rPr>
                <w:lang w:val="en-CA"/>
              </w:rPr>
              <w:t>3.00</w:t>
            </w:r>
          </w:p>
        </w:tc>
        <w:tc>
          <w:tcPr>
            <w:tcW w:w="0" w:type="auto"/>
          </w:tcPr>
          <w:p w14:paraId="4B81C674" w14:textId="77777777" w:rsidR="00CA6CD0" w:rsidRPr="009373F7" w:rsidRDefault="00CA6CD0" w:rsidP="00536902">
            <w:pPr>
              <w:pStyle w:val="Compact"/>
              <w:jc w:val="center"/>
              <w:rPr>
                <w:lang w:val="en-CA"/>
              </w:rPr>
            </w:pPr>
            <w:r w:rsidRPr="009373F7">
              <w:rPr>
                <w:lang w:val="en-CA"/>
              </w:rPr>
              <w:t>3.83</w:t>
            </w:r>
          </w:p>
        </w:tc>
        <w:tc>
          <w:tcPr>
            <w:tcW w:w="0" w:type="auto"/>
          </w:tcPr>
          <w:p w14:paraId="4CA71D2B" w14:textId="77777777" w:rsidR="00CA6CD0" w:rsidRPr="009373F7" w:rsidRDefault="00CA6CD0" w:rsidP="00536902">
            <w:pPr>
              <w:pStyle w:val="Compact"/>
              <w:jc w:val="center"/>
              <w:rPr>
                <w:lang w:val="en-CA"/>
              </w:rPr>
            </w:pPr>
            <w:r w:rsidRPr="009373F7">
              <w:rPr>
                <w:lang w:val="en-CA"/>
              </w:rPr>
              <w:t>3.33</w:t>
            </w:r>
          </w:p>
        </w:tc>
        <w:tc>
          <w:tcPr>
            <w:tcW w:w="0" w:type="auto"/>
          </w:tcPr>
          <w:p w14:paraId="4216C9F8" w14:textId="77777777" w:rsidR="00CA6CD0" w:rsidRPr="009373F7" w:rsidRDefault="00CA6CD0" w:rsidP="00536902">
            <w:pPr>
              <w:pStyle w:val="Compact"/>
              <w:jc w:val="center"/>
              <w:rPr>
                <w:lang w:val="en-CA"/>
              </w:rPr>
            </w:pPr>
            <w:r w:rsidRPr="009373F7">
              <w:rPr>
                <w:lang w:val="en-CA"/>
              </w:rPr>
              <w:t>5.83</w:t>
            </w:r>
          </w:p>
        </w:tc>
        <w:tc>
          <w:tcPr>
            <w:tcW w:w="0" w:type="auto"/>
          </w:tcPr>
          <w:p w14:paraId="7F4F16A4" w14:textId="77777777" w:rsidR="00CA6CD0" w:rsidRPr="009373F7" w:rsidRDefault="00CA6CD0" w:rsidP="00536902">
            <w:pPr>
              <w:pStyle w:val="Compact"/>
              <w:jc w:val="center"/>
              <w:rPr>
                <w:lang w:val="en-CA"/>
              </w:rPr>
            </w:pPr>
            <w:r w:rsidRPr="009373F7">
              <w:rPr>
                <w:b/>
                <w:lang w:val="en-CA"/>
              </w:rPr>
              <w:t>3.90</w:t>
            </w:r>
          </w:p>
        </w:tc>
        <w:tc>
          <w:tcPr>
            <w:tcW w:w="0" w:type="auto"/>
          </w:tcPr>
          <w:p w14:paraId="182492D5" w14:textId="77777777" w:rsidR="00CA6CD0" w:rsidRPr="009373F7" w:rsidRDefault="00CA6CD0" w:rsidP="00536902">
            <w:pPr>
              <w:pStyle w:val="Compact"/>
              <w:jc w:val="center"/>
              <w:rPr>
                <w:lang w:val="en-CA"/>
              </w:rPr>
            </w:pPr>
            <w:r w:rsidRPr="009373F7">
              <w:rPr>
                <w:lang w:val="en-CA"/>
              </w:rPr>
              <w:t>1.003</w:t>
            </w:r>
          </w:p>
        </w:tc>
      </w:tr>
      <w:tr w:rsidR="00CA6CD0" w:rsidRPr="00B80682" w14:paraId="47CFA8C9" w14:textId="77777777" w:rsidTr="00536902">
        <w:trPr>
          <w:jc w:val="center"/>
        </w:trPr>
        <w:tc>
          <w:tcPr>
            <w:tcW w:w="0" w:type="auto"/>
          </w:tcPr>
          <w:p w14:paraId="7E40553E" w14:textId="77777777" w:rsidR="00CA6CD0" w:rsidRPr="009373F7" w:rsidRDefault="00CA6CD0" w:rsidP="00536902">
            <w:pPr>
              <w:pStyle w:val="Compact"/>
              <w:jc w:val="center"/>
              <w:rPr>
                <w:lang w:val="en-CA"/>
              </w:rPr>
            </w:pPr>
            <w:r w:rsidRPr="009373F7">
              <w:rPr>
                <w:b/>
                <w:lang w:val="en-CA"/>
              </w:rPr>
              <w:t>Column mean</w:t>
            </w:r>
          </w:p>
        </w:tc>
        <w:tc>
          <w:tcPr>
            <w:tcW w:w="0" w:type="auto"/>
          </w:tcPr>
          <w:p w14:paraId="0513213D" w14:textId="77777777" w:rsidR="00CA6CD0" w:rsidRPr="009373F7" w:rsidRDefault="00CA6CD0" w:rsidP="00536902">
            <w:pPr>
              <w:pStyle w:val="Compact"/>
              <w:jc w:val="center"/>
              <w:rPr>
                <w:lang w:val="en-CA"/>
              </w:rPr>
            </w:pPr>
            <w:r w:rsidRPr="009373F7">
              <w:rPr>
                <w:b/>
                <w:lang w:val="en-CA"/>
              </w:rPr>
              <w:t>5.89</w:t>
            </w:r>
          </w:p>
        </w:tc>
        <w:tc>
          <w:tcPr>
            <w:tcW w:w="0" w:type="auto"/>
          </w:tcPr>
          <w:p w14:paraId="49EEE26C" w14:textId="77777777" w:rsidR="00CA6CD0" w:rsidRPr="009373F7" w:rsidRDefault="00CA6CD0" w:rsidP="00536902">
            <w:pPr>
              <w:pStyle w:val="Compact"/>
              <w:jc w:val="center"/>
              <w:rPr>
                <w:lang w:val="en-CA"/>
              </w:rPr>
            </w:pPr>
            <w:r w:rsidRPr="009373F7">
              <w:rPr>
                <w:b/>
                <w:lang w:val="en-CA"/>
              </w:rPr>
              <w:t>5.06</w:t>
            </w:r>
          </w:p>
        </w:tc>
        <w:tc>
          <w:tcPr>
            <w:tcW w:w="0" w:type="auto"/>
          </w:tcPr>
          <w:p w14:paraId="6C712B17" w14:textId="77777777" w:rsidR="00CA6CD0" w:rsidRPr="009373F7" w:rsidRDefault="00CA6CD0" w:rsidP="00536902">
            <w:pPr>
              <w:pStyle w:val="Compact"/>
              <w:jc w:val="center"/>
              <w:rPr>
                <w:lang w:val="en-CA"/>
              </w:rPr>
            </w:pPr>
            <w:r w:rsidRPr="009373F7">
              <w:rPr>
                <w:b/>
                <w:lang w:val="en-CA"/>
              </w:rPr>
              <w:t>5.00</w:t>
            </w:r>
          </w:p>
        </w:tc>
        <w:tc>
          <w:tcPr>
            <w:tcW w:w="0" w:type="auto"/>
          </w:tcPr>
          <w:p w14:paraId="4C8EF3BC" w14:textId="77777777" w:rsidR="00CA6CD0" w:rsidRPr="009373F7" w:rsidRDefault="00CA6CD0" w:rsidP="00536902">
            <w:pPr>
              <w:pStyle w:val="Compact"/>
              <w:jc w:val="center"/>
              <w:rPr>
                <w:lang w:val="en-CA"/>
              </w:rPr>
            </w:pPr>
            <w:r w:rsidRPr="009373F7">
              <w:rPr>
                <w:b/>
                <w:lang w:val="en-CA"/>
              </w:rPr>
              <w:t>5.28</w:t>
            </w:r>
          </w:p>
        </w:tc>
        <w:tc>
          <w:tcPr>
            <w:tcW w:w="0" w:type="auto"/>
          </w:tcPr>
          <w:p w14:paraId="2329602B" w14:textId="77777777" w:rsidR="00CA6CD0" w:rsidRPr="009373F7" w:rsidRDefault="00CA6CD0" w:rsidP="00536902">
            <w:pPr>
              <w:pStyle w:val="Compact"/>
              <w:jc w:val="center"/>
              <w:rPr>
                <w:lang w:val="en-CA"/>
              </w:rPr>
            </w:pPr>
            <w:r w:rsidRPr="009373F7">
              <w:rPr>
                <w:b/>
                <w:lang w:val="en-CA"/>
              </w:rPr>
              <w:t>6.89</w:t>
            </w:r>
          </w:p>
        </w:tc>
        <w:tc>
          <w:tcPr>
            <w:tcW w:w="0" w:type="auto"/>
          </w:tcPr>
          <w:p w14:paraId="055B288B" w14:textId="77777777" w:rsidR="00CA6CD0" w:rsidRPr="009373F7" w:rsidRDefault="00CA6CD0" w:rsidP="00536902">
            <w:pPr>
              <w:pStyle w:val="Compact"/>
              <w:jc w:val="center"/>
              <w:rPr>
                <w:lang w:val="en-CA"/>
              </w:rPr>
            </w:pPr>
            <w:r w:rsidRPr="009373F7">
              <w:rPr>
                <w:b/>
                <w:lang w:val="en-CA"/>
              </w:rPr>
              <w:t>5.62</w:t>
            </w:r>
          </w:p>
        </w:tc>
        <w:tc>
          <w:tcPr>
            <w:tcW w:w="0" w:type="auto"/>
          </w:tcPr>
          <w:p w14:paraId="152F0496" w14:textId="77777777" w:rsidR="00CA6CD0" w:rsidRPr="009373F7" w:rsidRDefault="00CA6CD0" w:rsidP="00536902">
            <w:pPr>
              <w:pStyle w:val="Compact"/>
              <w:jc w:val="center"/>
              <w:rPr>
                <w:lang w:val="en-CA"/>
              </w:rPr>
            </w:pPr>
            <w:r w:rsidRPr="009373F7">
              <w:rPr>
                <w:lang w:val="en-CA"/>
              </w:rPr>
              <w:t>0.707</w:t>
            </w:r>
          </w:p>
        </w:tc>
      </w:tr>
    </w:tbl>
    <w:p w14:paraId="048B0D00" w14:textId="77777777" w:rsidR="00CA6CD0" w:rsidRPr="009373F7" w:rsidRDefault="00CA6CD0" w:rsidP="00CA6CD0">
      <w:pPr>
        <w:pStyle w:val="Caption"/>
        <w:spacing w:before="240"/>
        <w:rPr>
          <w:lang w:val="en-CA"/>
        </w:rPr>
      </w:pPr>
      <w:r w:rsidRPr="009373F7">
        <w:rPr>
          <w:lang w:val="en-CA"/>
        </w:rPr>
        <w:t>Example 11. Performance by cantus firmus, 5th species (M5), raw corpus.</w:t>
      </w:r>
    </w:p>
    <w:p w14:paraId="14BBABDF" w14:textId="77777777" w:rsidR="00A86C91" w:rsidRPr="009373F7" w:rsidRDefault="00000000">
      <w:pPr>
        <w:pStyle w:val="Heading3"/>
        <w:rPr>
          <w:lang w:val="en-CA"/>
        </w:rPr>
      </w:pPr>
      <w:bookmarkStart w:id="449" w:name="musicxml-validity-m6"/>
      <w:bookmarkEnd w:id="356"/>
      <w:r w:rsidRPr="009373F7">
        <w:rPr>
          <w:lang w:val="en-CA"/>
        </w:rPr>
        <w:t>MusicXML Validity (M6)</w:t>
      </w:r>
    </w:p>
    <w:p w14:paraId="7EBD45E0" w14:textId="77777777" w:rsidR="00A86C91" w:rsidRPr="009373F7" w:rsidRDefault="00000000">
      <w:pPr>
        <w:pStyle w:val="FirstParagraph"/>
        <w:rPr>
          <w:lang w:val="en-CA"/>
        </w:rPr>
      </w:pPr>
      <w:r w:rsidRPr="009373F7">
        <w:rPr>
          <w:lang w:val="en-CA"/>
        </w:rPr>
        <w:t xml:space="preserve">[2.17] Before any assessment of contrapuntal compliance can proceed, the generated output must parse as valid MusicXML. On the raw pre-repair output, Gemini achieved 100% validity (200 of </w:t>
      </w:r>
      <w:r w:rsidRPr="009373F7">
        <w:rPr>
          <w:lang w:val="en-CA"/>
        </w:rPr>
        <w:lastRenderedPageBreak/>
        <w:t>200 files), Claude 99.3% (150 of 151), and ChatGPT 79.5% (178 of 224). All 46 ChatGPT parse errors exhibit recurring patterns of malformed closing tags, consistent with a systematic difficulty in maintaining well-formed nested XML structures during autoregressive generation.</w:t>
      </w:r>
      <w:r w:rsidRPr="009373F7">
        <w:rPr>
          <w:rStyle w:val="FootnoteReference"/>
          <w:lang w:val="en-CA"/>
        </w:rPr>
        <w:footnoteReference w:id="10"/>
      </w:r>
    </w:p>
    <w:p w14:paraId="3E2EA799" w14:textId="77777777" w:rsidR="00A86C91" w:rsidRPr="009373F7" w:rsidRDefault="00000000">
      <w:pPr>
        <w:pStyle w:val="Heading3"/>
        <w:rPr>
          <w:lang w:val="en-CA"/>
        </w:rPr>
      </w:pPr>
      <w:bookmarkStart w:id="450" w:name="X666820c29556c056a214bf4246e6fae045942d2"/>
      <w:bookmarkEnd w:id="449"/>
      <w:r w:rsidRPr="009373F7">
        <w:rPr>
          <w:lang w:val="en-CA"/>
        </w:rPr>
        <w:t>Output Determinism and Duplicate Detection</w:t>
      </w:r>
    </w:p>
    <w:p w14:paraId="1EE070C6" w14:textId="4A88CCE7" w:rsidR="00A86C91" w:rsidRPr="009373F7" w:rsidRDefault="00000000">
      <w:pPr>
        <w:pStyle w:val="FirstParagraph"/>
        <w:rPr>
          <w:lang w:val="en-CA"/>
        </w:rPr>
      </w:pPr>
      <w:r w:rsidRPr="009373F7">
        <w:rPr>
          <w:lang w:val="en-CA"/>
        </w:rPr>
        <w:t xml:space="preserve">[2.18] Beyond per-run violation counts, the corpus invites a question of output identity: under the same prompt, do the three runs of a configuration produce distinct compositions, or do they converge on the same musical output? Within each of the 50 configurations and for each model, the three generated runs were compared note by note across all parts, a direct criterion that identifies only musical identity, not analytical equivalence. The analysis reveals a pervasive pattern: of the 450 runs in the corpus, 141 (31%) are duplicates of another run produced under the same configuration. The phenomenon is unevenly distributed across models: Claude and Gemini exhibit duplicate clusters in all 50 of their configurations, whereas ChatGPT does so in 32 of 50 (64%). The duplicate rate is comparatively uniform across species, ranging from 27% in </w:t>
      </w:r>
      <w:r w:rsidR="00EC5BB6" w:rsidRPr="009373F7">
        <w:rPr>
          <w:lang w:val="en-CA"/>
        </w:rPr>
        <w:t xml:space="preserve">the </w:t>
      </w:r>
      <w:r w:rsidRPr="009373F7">
        <w:rPr>
          <w:lang w:val="en-CA"/>
        </w:rPr>
        <w:t xml:space="preserve">second species to 34% in </w:t>
      </w:r>
      <w:r w:rsidR="00EC5BB6" w:rsidRPr="009373F7">
        <w:rPr>
          <w:lang w:val="en-CA"/>
        </w:rPr>
        <w:t xml:space="preserve">the </w:t>
      </w:r>
      <w:r w:rsidRPr="009373F7">
        <w:rPr>
          <w:lang w:val="en-CA"/>
        </w:rPr>
        <w:t>fourth.</w:t>
      </w:r>
    </w:p>
    <w:p w14:paraId="23532DC1" w14:textId="37923F71" w:rsidR="00A86C91" w:rsidRPr="009373F7" w:rsidRDefault="00000000">
      <w:pPr>
        <w:pStyle w:val="BodyText"/>
        <w:rPr>
          <w:lang w:val="en-CA"/>
        </w:rPr>
      </w:pPr>
      <w:r w:rsidRPr="009373F7">
        <w:rPr>
          <w:lang w:val="en-CA"/>
        </w:rPr>
        <w:t xml:space="preserve">[2.19] This finding qualifies a property that elsewhere defines the object under study. At the start of this research, we characterized LLM generation as fundamentally non-deterministic: an identical prompt may issue in distinct outputs, and rule compliance is never guaranteed in advance. The corpus reported here </w:t>
      </w:r>
      <w:r w:rsidR="00EC5BB6" w:rsidRPr="009373F7">
        <w:rPr>
          <w:lang w:val="en-CA"/>
        </w:rPr>
        <w:t>undermine</w:t>
      </w:r>
      <w:r w:rsidRPr="009373F7">
        <w:rPr>
          <w:lang w:val="en-CA"/>
        </w:rPr>
        <w:t>s that prediction: under the constraints imposed by CAMBIATA</w:t>
      </w:r>
      <w:r w:rsidR="00631897">
        <w:rPr>
          <w:lang w:val="en-CA"/>
        </w:rPr>
        <w:t>’</w:t>
      </w:r>
      <w:r w:rsidRPr="009373F7">
        <w:rPr>
          <w:lang w:val="en-CA"/>
        </w:rPr>
        <w:t xml:space="preserve">s architecture, identical prompts </w:t>
      </w:r>
      <w:r w:rsidR="00EC5BB6" w:rsidRPr="009373F7">
        <w:rPr>
          <w:lang w:val="en-CA"/>
        </w:rPr>
        <w:t>yield</w:t>
      </w:r>
      <w:r w:rsidRPr="009373F7">
        <w:rPr>
          <w:lang w:val="en-CA"/>
        </w:rPr>
        <w:t xml:space="preserve"> identical compositions, sometimes for three runs in a row, across configurations and the three models surveyed. The practical consequence is that the nominal sample size of three runs per configuration overstates the number of independent observations in several cells: each cluster of duplicate runs contributes its underlying composition with multiplied weight to the per-run averages reported above. The statistics presented in this study should be read </w:t>
      </w:r>
      <w:r w:rsidR="00EC5BB6" w:rsidRPr="009373F7">
        <w:rPr>
          <w:lang w:val="en-CA"/>
        </w:rPr>
        <w:t>considering</w:t>
      </w:r>
      <w:r w:rsidRPr="009373F7">
        <w:rPr>
          <w:lang w:val="en-CA"/>
        </w:rPr>
        <w:t xml:space="preserve"> this caveat.</w:t>
      </w:r>
    </w:p>
    <w:p w14:paraId="490F0613" w14:textId="77777777" w:rsidR="00A86C91" w:rsidRPr="009373F7" w:rsidRDefault="00000000">
      <w:pPr>
        <w:pStyle w:val="BodyText"/>
        <w:rPr>
          <w:lang w:val="en-CA"/>
        </w:rPr>
      </w:pPr>
      <w:r w:rsidRPr="009373F7">
        <w:rPr>
          <w:lang w:val="en-CA"/>
        </w:rPr>
        <w:t>[2.20] The following section offers a qualitative assessment grounded in direct examination of the generated scores, focusing on behaviors that the automated evaluation, by its nature, cannot adequately represent.</w:t>
      </w:r>
    </w:p>
    <w:p w14:paraId="6470D0BC" w14:textId="77777777" w:rsidR="00A86C91" w:rsidRPr="009373F7" w:rsidRDefault="00000000">
      <w:pPr>
        <w:pStyle w:val="Heading2"/>
        <w:rPr>
          <w:lang w:val="en-CA"/>
        </w:rPr>
      </w:pPr>
      <w:r w:rsidRPr="009373F7">
        <w:rPr>
          <w:lang w:val="en-CA"/>
        </w:rPr>
        <w:lastRenderedPageBreak/>
        <w:t>Score-Based Evaluation</w:t>
      </w:r>
    </w:p>
    <w:p w14:paraId="6068F33F" w14:textId="77777777" w:rsidR="00A86C91" w:rsidRPr="009373F7" w:rsidRDefault="00000000">
      <w:pPr>
        <w:pStyle w:val="Heading3"/>
        <w:rPr>
          <w:lang w:val="en-CA"/>
        </w:rPr>
      </w:pPr>
      <w:bookmarkStart w:id="451" w:name="first-species"/>
      <w:bookmarkEnd w:id="450"/>
      <w:r w:rsidRPr="009373F7">
        <w:rPr>
          <w:lang w:val="en-CA"/>
        </w:rPr>
        <w:t>First Species</w:t>
      </w:r>
    </w:p>
    <w:p w14:paraId="3548AAC1" w14:textId="556B3811" w:rsidR="00A86C91" w:rsidRPr="009373F7" w:rsidRDefault="00000000">
      <w:pPr>
        <w:pStyle w:val="FirstParagraph"/>
        <w:rPr>
          <w:lang w:val="en-CA"/>
        </w:rPr>
      </w:pPr>
      <w:r w:rsidRPr="009373F7">
        <w:rPr>
          <w:lang w:val="en-CA"/>
        </w:rPr>
        <w:t>[2.21] To begin, we present a direct comparison of the three models</w:t>
      </w:r>
      <w:r w:rsidR="00631897">
        <w:rPr>
          <w:lang w:val="en-CA"/>
        </w:rPr>
        <w:t>’</w:t>
      </w:r>
      <w:r w:rsidRPr="009373F7">
        <w:rPr>
          <w:lang w:val="en-CA"/>
        </w:rPr>
        <w:t xml:space="preserve"> responses to an identical configuration: first species counterpoint above the cantus firmus in C. This </w:t>
      </w:r>
      <w:commentRangeStart w:id="452"/>
      <w:r w:rsidRPr="009373F7">
        <w:rPr>
          <w:lang w:val="en-CA"/>
        </w:rPr>
        <w:t>comparison is instructive because it holds all variables constant (species, cantus firmus, and voice placement), isolating the models</w:t>
      </w:r>
      <w:r w:rsidR="00631897">
        <w:rPr>
          <w:lang w:val="en-CA"/>
        </w:rPr>
        <w:t>’</w:t>
      </w:r>
      <w:r w:rsidRPr="009373F7">
        <w:rPr>
          <w:lang w:val="en-CA"/>
        </w:rPr>
        <w:t xml:space="preserve"> respective compositional strategies. What emerges is three entirely distinct solutions to the same problem, each reflecting a different approach to navigating the constraints of first species writing.</w:t>
      </w:r>
      <w:commentRangeEnd w:id="452"/>
      <w:r w:rsidR="00422E3A" w:rsidRPr="00B80682">
        <w:rPr>
          <w:rStyle w:val="CommentReference"/>
          <w:sz w:val="24"/>
          <w:szCs w:val="24"/>
          <w:lang w:val="en-CA"/>
        </w:rPr>
        <w:commentReference w:id="452"/>
      </w:r>
    </w:p>
    <w:p w14:paraId="3FCB730C" w14:textId="77777777" w:rsidR="00A86C91" w:rsidRPr="009373F7" w:rsidRDefault="00000000">
      <w:pPr>
        <w:pStyle w:val="BodyText"/>
        <w:rPr>
          <w:lang w:val="en-CA"/>
        </w:rPr>
      </w:pPr>
      <w:r w:rsidRPr="00B80682">
        <w:rPr>
          <w:noProof/>
          <w:lang w:val="en-CA"/>
          <w:rPrChange w:id="453" w:author="Liam Pond, Mr" w:date="2026-09-16T14:36:00Z" w16du:dateUtc="2026-09-16T13:36:00Z">
            <w:rPr>
              <w:noProof/>
            </w:rPr>
          </w:rPrChange>
        </w:rPr>
        <w:drawing>
          <wp:inline distT="0" distB="0" distL="0" distR="0" wp14:anchorId="4B40C480" wp14:editId="0EBF4436">
            <wp:extent cx="5943600" cy="1090246"/>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mage2.png"/>
                    <pic:cNvPicPr>
                      <a:picLocks noChangeAspect="1" noChangeArrowheads="1"/>
                    </pic:cNvPicPr>
                  </pic:nvPicPr>
                  <pic:blipFill>
                    <a:blip r:embed="rId13"/>
                    <a:stretch>
                      <a:fillRect/>
                    </a:stretch>
                  </pic:blipFill>
                  <pic:spPr bwMode="auto">
                    <a:xfrm>
                      <a:off x="0" y="0"/>
                      <a:ext cx="5943600" cy="1090246"/>
                    </a:xfrm>
                    <a:prstGeom prst="rect">
                      <a:avLst/>
                    </a:prstGeom>
                    <a:noFill/>
                    <a:ln w="9525">
                      <a:noFill/>
                      <a:headEnd/>
                      <a:tailEnd/>
                    </a:ln>
                  </pic:spPr>
                </pic:pic>
              </a:graphicData>
            </a:graphic>
          </wp:inline>
        </w:drawing>
      </w:r>
    </w:p>
    <w:p w14:paraId="7B097164" w14:textId="77777777" w:rsidR="00A86C91" w:rsidRPr="009373F7" w:rsidRDefault="00000000">
      <w:pPr>
        <w:pStyle w:val="BodyText"/>
        <w:rPr>
          <w:lang w:val="en-CA"/>
        </w:rPr>
      </w:pPr>
      <w:r w:rsidRPr="009373F7">
        <w:rPr>
          <w:lang w:val="en-CA"/>
        </w:rPr>
        <w:t>Example 12. Cantus in C, above, first species, generated by Claude Opus 4.6.</w:t>
      </w:r>
    </w:p>
    <w:p w14:paraId="345007F5" w14:textId="3B0B48B8" w:rsidR="00A86C91" w:rsidRPr="009373F7" w:rsidRDefault="00000000">
      <w:pPr>
        <w:pStyle w:val="BodyText"/>
        <w:rPr>
          <w:lang w:val="en-CA"/>
        </w:rPr>
      </w:pPr>
      <w:r w:rsidRPr="009373F7">
        <w:rPr>
          <w:lang w:val="en-CA"/>
        </w:rPr>
        <w:t xml:space="preserve">[2.22] This first species example from Claude is notable for its near absence of errors; the output is close to what a human counterpoint student might produce. The only questionable passage is the leap from E to C in mm. 7 and 8, which, although permitted by the guide as a minor sixth, sounds somewhat abrupt in context. A more linear solution would have been to sustain the E </w:t>
      </w:r>
      <w:r w:rsidR="00283A16" w:rsidRPr="009373F7">
        <w:rPr>
          <w:lang w:val="en-CA"/>
        </w:rPr>
        <w:t xml:space="preserve">in m. 8 </w:t>
      </w:r>
      <w:r w:rsidRPr="009373F7">
        <w:rPr>
          <w:lang w:val="en-CA"/>
        </w:rPr>
        <w:t>to form an octave, or to move to G for a sixth, thereby preserving the melodic flow. One may conjecture that the model avoided the G precisely because it already appears in mm. 4 and 5, where the lower voice moves from E to G; the guide</w:t>
      </w:r>
      <w:r w:rsidR="00631897">
        <w:rPr>
          <w:lang w:val="en-CA"/>
        </w:rPr>
        <w:t>’</w:t>
      </w:r>
      <w:r w:rsidRPr="009373F7">
        <w:rPr>
          <w:lang w:val="en-CA"/>
        </w:rPr>
        <w:t>s directive against repetitive patterns likely led the model to seek an alternative, resulting in the less idiomatic leap to C. The issue, however, remains one of linear elegance rather than of rule compliance. It is also worth noting that the guide proscribes three consecutive repetitions of the same interval, a constraint that Claude respects here, producing a well-balanced alternation between thirds and sixths. The cadence is correctly realized. Overall, this example suggests that Claude can, in favorable configurations, generate first species counterpoint that is rule-compliant and stylistically plausible.</w:t>
      </w:r>
    </w:p>
    <w:p w14:paraId="7D4E1ACA" w14:textId="77777777" w:rsidR="00A86C91" w:rsidRPr="009373F7" w:rsidRDefault="00000000">
      <w:pPr>
        <w:pStyle w:val="BodyText"/>
        <w:rPr>
          <w:lang w:val="en-CA"/>
        </w:rPr>
      </w:pPr>
      <w:r w:rsidRPr="00B80682">
        <w:rPr>
          <w:noProof/>
          <w:lang w:val="en-CA"/>
          <w:rPrChange w:id="454" w:author="Liam Pond, Mr" w:date="2026-09-16T14:36:00Z" w16du:dateUtc="2026-09-16T13:36:00Z">
            <w:rPr>
              <w:noProof/>
            </w:rPr>
          </w:rPrChange>
        </w:rPr>
        <w:drawing>
          <wp:inline distT="0" distB="0" distL="0" distR="0" wp14:anchorId="5AA879B2" wp14:editId="0C5196B5">
            <wp:extent cx="5943600" cy="1167237"/>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image3.png"/>
                    <pic:cNvPicPr>
                      <a:picLocks noChangeAspect="1" noChangeArrowheads="1"/>
                    </pic:cNvPicPr>
                  </pic:nvPicPr>
                  <pic:blipFill>
                    <a:blip r:embed="rId14"/>
                    <a:stretch>
                      <a:fillRect/>
                    </a:stretch>
                  </pic:blipFill>
                  <pic:spPr bwMode="auto">
                    <a:xfrm>
                      <a:off x="0" y="0"/>
                      <a:ext cx="5943600" cy="1167237"/>
                    </a:xfrm>
                    <a:prstGeom prst="rect">
                      <a:avLst/>
                    </a:prstGeom>
                    <a:noFill/>
                    <a:ln w="9525">
                      <a:noFill/>
                      <a:headEnd/>
                      <a:tailEnd/>
                    </a:ln>
                  </pic:spPr>
                </pic:pic>
              </a:graphicData>
            </a:graphic>
          </wp:inline>
        </w:drawing>
      </w:r>
    </w:p>
    <w:p w14:paraId="3866C0F4" w14:textId="77777777" w:rsidR="00A86C91" w:rsidRPr="009373F7" w:rsidRDefault="00000000">
      <w:pPr>
        <w:pStyle w:val="BodyText"/>
        <w:rPr>
          <w:lang w:val="en-CA"/>
        </w:rPr>
      </w:pPr>
      <w:r w:rsidRPr="009373F7">
        <w:rPr>
          <w:lang w:val="en-CA"/>
        </w:rPr>
        <w:t>Example 13. Cantus in C, above, first species, generated by ChatGPT (GPT-5.4).</w:t>
      </w:r>
    </w:p>
    <w:p w14:paraId="590516FF" w14:textId="5793F545" w:rsidR="00A86C91" w:rsidRPr="009373F7" w:rsidRDefault="00000000">
      <w:pPr>
        <w:pStyle w:val="BodyText"/>
        <w:rPr>
          <w:lang w:val="en-CA"/>
        </w:rPr>
      </w:pPr>
      <w:r w:rsidRPr="009373F7">
        <w:rPr>
          <w:lang w:val="en-CA"/>
        </w:rPr>
        <w:lastRenderedPageBreak/>
        <w:t>[2.23] This ChatGPT output invites direct comparison with the preceding Claude example, revealing a markedly different registral strategy. By opening with a unison, the generated voice remains near the cantus firmus</w:t>
      </w:r>
      <w:r w:rsidR="00C05420" w:rsidRPr="009373F7">
        <w:rPr>
          <w:lang w:val="en-CA"/>
        </w:rPr>
        <w:t xml:space="preserve"> throughout</w:t>
      </w:r>
      <w:r w:rsidRPr="009373F7">
        <w:rPr>
          <w:lang w:val="en-CA"/>
        </w:rPr>
        <w:t>. Thirds and sixths are well distributed, never exceeding the triple repetition limit prescribed by the guide. One may observe, however, that fifths are entirely absent, a choice that, while not incorrect, forgoes an opportunity for greater intervallic variety. Apart from the descending fourth at the opening, the generated counterpoint moves almost entirely by conjunct motion, demonstrating a capacity to produce smooth voice leading. The result is a convincing solution, one that a human student could well have written and that presents no rule violations.</w:t>
      </w:r>
    </w:p>
    <w:p w14:paraId="335023FB" w14:textId="77777777" w:rsidR="00A86C91" w:rsidRPr="009373F7" w:rsidRDefault="00000000">
      <w:pPr>
        <w:pStyle w:val="BodyText"/>
        <w:rPr>
          <w:lang w:val="en-CA"/>
        </w:rPr>
      </w:pPr>
      <w:r w:rsidRPr="00B80682">
        <w:rPr>
          <w:noProof/>
          <w:lang w:val="en-CA"/>
          <w:rPrChange w:id="455" w:author="Liam Pond, Mr" w:date="2026-09-16T14:36:00Z" w16du:dateUtc="2026-09-16T13:36:00Z">
            <w:rPr>
              <w:noProof/>
            </w:rPr>
          </w:rPrChange>
        </w:rPr>
        <w:drawing>
          <wp:inline distT="0" distB="0" distL="0" distR="0" wp14:anchorId="310F4697" wp14:editId="3213E879">
            <wp:extent cx="5943600" cy="1040486"/>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mage4.png"/>
                    <pic:cNvPicPr>
                      <a:picLocks noChangeAspect="1" noChangeArrowheads="1"/>
                    </pic:cNvPicPr>
                  </pic:nvPicPr>
                  <pic:blipFill>
                    <a:blip r:embed="rId15"/>
                    <a:stretch>
                      <a:fillRect/>
                    </a:stretch>
                  </pic:blipFill>
                  <pic:spPr bwMode="auto">
                    <a:xfrm>
                      <a:off x="0" y="0"/>
                      <a:ext cx="5943600" cy="1040486"/>
                    </a:xfrm>
                    <a:prstGeom prst="rect">
                      <a:avLst/>
                    </a:prstGeom>
                    <a:noFill/>
                    <a:ln w="9525">
                      <a:noFill/>
                      <a:headEnd/>
                      <a:tailEnd/>
                    </a:ln>
                  </pic:spPr>
                </pic:pic>
              </a:graphicData>
            </a:graphic>
          </wp:inline>
        </w:drawing>
      </w:r>
    </w:p>
    <w:p w14:paraId="24812AE1" w14:textId="77777777" w:rsidR="00A86C91" w:rsidRPr="009373F7" w:rsidRDefault="00000000">
      <w:pPr>
        <w:pStyle w:val="BodyText"/>
        <w:rPr>
          <w:lang w:val="en-CA"/>
        </w:rPr>
      </w:pPr>
      <w:r w:rsidRPr="009373F7">
        <w:rPr>
          <w:lang w:val="en-CA"/>
        </w:rPr>
        <w:t>Example 14. Cantus in C, above, first species, generated by Gemini 3.1 Pro.</w:t>
      </w:r>
    </w:p>
    <w:p w14:paraId="0A56B349" w14:textId="58B3A0D0" w:rsidR="00A86C91" w:rsidRPr="009373F7" w:rsidRDefault="00000000">
      <w:pPr>
        <w:pStyle w:val="BodyText"/>
        <w:rPr>
          <w:lang w:val="en-CA"/>
        </w:rPr>
      </w:pPr>
      <w:r w:rsidRPr="009373F7">
        <w:rPr>
          <w:lang w:val="en-CA"/>
        </w:rPr>
        <w:t>[2.24] Example 14 is likewise entirely correct, with no rule violations to report. Of particular interest is the use of the fifth in m. 10, approached by oblique motion, which renders the interval fully legitimate and introduces a higher degree of consonant variety absent from the other two examples presented here. It is also worth noting that both Gemini and ChatGPT</w:t>
      </w:r>
      <w:r w:rsidR="00C05420" w:rsidRPr="009373F7">
        <w:rPr>
          <w:lang w:val="en-CA"/>
        </w:rPr>
        <w:t xml:space="preserve"> employ oblique motion</w:t>
      </w:r>
      <w:r w:rsidRPr="009373F7">
        <w:rPr>
          <w:lang w:val="en-CA"/>
        </w:rPr>
        <w:t xml:space="preserve">, </w:t>
      </w:r>
      <w:r w:rsidR="00C05420" w:rsidRPr="009373F7">
        <w:rPr>
          <w:lang w:val="en-CA"/>
        </w:rPr>
        <w:t>whereas</w:t>
      </w:r>
      <w:r w:rsidRPr="009373F7">
        <w:rPr>
          <w:lang w:val="en-CA"/>
        </w:rPr>
        <w:t xml:space="preserve"> </w:t>
      </w:r>
      <w:r w:rsidR="00C05420" w:rsidRPr="009373F7">
        <w:rPr>
          <w:lang w:val="en-CA"/>
        </w:rPr>
        <w:t>Claude</w:t>
      </w:r>
      <w:r w:rsidRPr="009373F7">
        <w:rPr>
          <w:lang w:val="en-CA"/>
        </w:rPr>
        <w:t xml:space="preserve"> </w:t>
      </w:r>
      <w:r w:rsidR="00C05420" w:rsidRPr="009373F7">
        <w:rPr>
          <w:lang w:val="en-CA"/>
        </w:rPr>
        <w:t>does</w:t>
      </w:r>
      <w:r w:rsidRPr="009373F7">
        <w:rPr>
          <w:lang w:val="en-CA"/>
        </w:rPr>
        <w:t xml:space="preserve"> </w:t>
      </w:r>
      <w:r w:rsidR="00C05420" w:rsidRPr="009373F7">
        <w:rPr>
          <w:lang w:val="en-CA"/>
        </w:rPr>
        <w:t>not</w:t>
      </w:r>
      <w:r w:rsidRPr="009373F7">
        <w:rPr>
          <w:lang w:val="en-CA"/>
        </w:rPr>
        <w:t xml:space="preserve"> in a comparable context. This suggests that Gemini and ChatGPT treated oblique motion as an additional resource for finding alternative contrapuntal paths, whereas Claude did not consider this option, which in turn may explain the more disjunct, leap-driven character of its melodic line.</w:t>
      </w:r>
    </w:p>
    <w:p w14:paraId="3B28BE2D" w14:textId="77777777" w:rsidR="00A86C91" w:rsidRPr="009373F7" w:rsidRDefault="00000000">
      <w:pPr>
        <w:pStyle w:val="Heading3"/>
        <w:rPr>
          <w:lang w:val="en-CA"/>
        </w:rPr>
      </w:pPr>
      <w:bookmarkStart w:id="456" w:name="second-species"/>
      <w:bookmarkEnd w:id="451"/>
      <w:r w:rsidRPr="009373F7">
        <w:rPr>
          <w:lang w:val="en-CA"/>
        </w:rPr>
        <w:t>Second Species</w:t>
      </w:r>
    </w:p>
    <w:p w14:paraId="2514A934" w14:textId="1123EED0" w:rsidR="00A86C91" w:rsidRPr="009373F7" w:rsidRDefault="0056097A" w:rsidP="00624526">
      <w:pPr>
        <w:pStyle w:val="BodyText"/>
        <w:rPr>
          <w:lang w:val="en-CA"/>
        </w:rPr>
      </w:pPr>
      <w:r w:rsidRPr="00B80682">
        <w:rPr>
          <w:noProof/>
          <w:lang w:val="en-CA"/>
          <w:rPrChange w:id="457" w:author="Liam Pond, Mr" w:date="2026-09-16T14:36:00Z" w16du:dateUtc="2026-09-16T13:36:00Z">
            <w:rPr>
              <w:noProof/>
            </w:rPr>
          </w:rPrChange>
        </w:rPr>
        <w:drawing>
          <wp:inline distT="0" distB="0" distL="0" distR="0" wp14:anchorId="2A8D6167" wp14:editId="0D5C26D4">
            <wp:extent cx="5943600" cy="1276985"/>
            <wp:effectExtent l="0" t="0" r="0" b="5715"/>
            <wp:docPr id="730660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60845" name=""/>
                    <pic:cNvPicPr/>
                  </pic:nvPicPr>
                  <pic:blipFill>
                    <a:blip r:embed="rId16"/>
                    <a:stretch>
                      <a:fillRect/>
                    </a:stretch>
                  </pic:blipFill>
                  <pic:spPr>
                    <a:xfrm>
                      <a:off x="0" y="0"/>
                      <a:ext cx="5943600" cy="1276985"/>
                    </a:xfrm>
                    <a:prstGeom prst="rect">
                      <a:avLst/>
                    </a:prstGeom>
                  </pic:spPr>
                </pic:pic>
              </a:graphicData>
            </a:graphic>
          </wp:inline>
        </w:drawing>
      </w:r>
    </w:p>
    <w:p w14:paraId="24ABF61A" w14:textId="77777777" w:rsidR="00A86C91" w:rsidRPr="009373F7" w:rsidRDefault="00000000">
      <w:pPr>
        <w:pStyle w:val="BodyText"/>
        <w:rPr>
          <w:lang w:val="en-CA"/>
        </w:rPr>
      </w:pPr>
      <w:r w:rsidRPr="009373F7">
        <w:rPr>
          <w:lang w:val="en-CA"/>
        </w:rPr>
        <w:t>Example 15. Cantus in A, below, second species, generated by Claude Opus 4.6.</w:t>
      </w:r>
    </w:p>
    <w:p w14:paraId="740CFE7C" w14:textId="60EA6EDB" w:rsidR="00A86C91" w:rsidRPr="009373F7" w:rsidRDefault="00000000">
      <w:pPr>
        <w:pStyle w:val="BodyText"/>
        <w:rPr>
          <w:lang w:val="en-CA"/>
        </w:rPr>
      </w:pPr>
      <w:r w:rsidRPr="009373F7">
        <w:rPr>
          <w:lang w:val="en-CA"/>
        </w:rPr>
        <w:t xml:space="preserve">[2.25] Two recurring problems in this Claude generation point to difficulties in producing voice leading that is both smooth and rule-compliant. The first concerns parallel fifths: mm. 7–8 and 10–11 each contain parallel fifths in an </w:t>
      </w:r>
      <w:r w:rsidRPr="009373F7">
        <w:rPr>
          <w:i/>
          <w:iCs/>
          <w:lang w:val="en-CA"/>
        </w:rPr>
        <w:t>arsis</w:t>
      </w:r>
      <w:r w:rsidRPr="009373F7">
        <w:rPr>
          <w:lang w:val="en-CA"/>
        </w:rPr>
        <w:t>-</w:t>
      </w:r>
      <w:r w:rsidRPr="009373F7">
        <w:rPr>
          <w:i/>
          <w:iCs/>
          <w:lang w:val="en-CA"/>
        </w:rPr>
        <w:t>thesis</w:t>
      </w:r>
      <w:r w:rsidRPr="009373F7">
        <w:rPr>
          <w:lang w:val="en-CA"/>
        </w:rPr>
        <w:t xml:space="preserve"> configuration, a violation that appears twice within </w:t>
      </w:r>
      <w:r w:rsidRPr="009373F7">
        <w:rPr>
          <w:lang w:val="en-CA"/>
        </w:rPr>
        <w:lastRenderedPageBreak/>
        <w:t>the same example (see the red marks in Example 15). The G in m. 10 is further problematic, as it creates a false relation with the cadential G# a measure later. The second problem is note repetition, which the second species guide explicitly prohibits. This occurs three times over the course of the generation, far too frequently to sustain the conjunct motion the model appears to be attempting. One can sense an effort toward stepwise movement, but the repeated notes undermine precisely the linear fluency they seem designed to serve. On a more positive note, the opening and cadential motion are well controlled, the generated voice remains within a desirable range, and the rhythmic structure is consistent throughout. This is what makes the example frustrating to evaluate: the model appears to be close to being able to produce competent second species counterpoint, and the broader contour of the line suggests a genuine engagement with the guide</w:t>
      </w:r>
      <w:r w:rsidR="00631897">
        <w:rPr>
          <w:lang w:val="en-CA"/>
        </w:rPr>
        <w:t>’</w:t>
      </w:r>
      <w:r w:rsidRPr="009373F7">
        <w:rPr>
          <w:lang w:val="en-CA"/>
        </w:rPr>
        <w:t>s directives, yet the parallel fifths and repeated notes prevent the result from reaching that level.</w:t>
      </w:r>
    </w:p>
    <w:p w14:paraId="6FD707DC" w14:textId="2AA0A81A" w:rsidR="0056097A" w:rsidRPr="009373F7" w:rsidRDefault="0056097A">
      <w:pPr>
        <w:pStyle w:val="BodyText"/>
        <w:rPr>
          <w:lang w:val="en-CA"/>
        </w:rPr>
      </w:pPr>
      <w:r w:rsidRPr="00B80682">
        <w:rPr>
          <w:noProof/>
          <w:lang w:val="en-CA"/>
          <w:rPrChange w:id="458" w:author="Liam Pond, Mr" w:date="2026-09-16T14:36:00Z" w16du:dateUtc="2026-09-16T13:36:00Z">
            <w:rPr>
              <w:noProof/>
            </w:rPr>
          </w:rPrChange>
        </w:rPr>
        <w:drawing>
          <wp:inline distT="0" distB="0" distL="0" distR="0" wp14:anchorId="705DB36D" wp14:editId="50961D95">
            <wp:extent cx="5943600" cy="1238250"/>
            <wp:effectExtent l="0" t="0" r="0" b="6350"/>
            <wp:docPr id="6456272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27216" name=""/>
                    <pic:cNvPicPr/>
                  </pic:nvPicPr>
                  <pic:blipFill>
                    <a:blip r:embed="rId17"/>
                    <a:stretch>
                      <a:fillRect/>
                    </a:stretch>
                  </pic:blipFill>
                  <pic:spPr>
                    <a:xfrm>
                      <a:off x="0" y="0"/>
                      <a:ext cx="5943600" cy="1238250"/>
                    </a:xfrm>
                    <a:prstGeom prst="rect">
                      <a:avLst/>
                    </a:prstGeom>
                  </pic:spPr>
                </pic:pic>
              </a:graphicData>
            </a:graphic>
          </wp:inline>
        </w:drawing>
      </w:r>
    </w:p>
    <w:p w14:paraId="5E2A6F33" w14:textId="12F58409" w:rsidR="00A86C91" w:rsidRPr="009373F7" w:rsidRDefault="00000000">
      <w:pPr>
        <w:pStyle w:val="BodyText"/>
        <w:rPr>
          <w:lang w:val="en-CA"/>
        </w:rPr>
      </w:pPr>
      <w:r w:rsidRPr="009373F7">
        <w:rPr>
          <w:lang w:val="en-CA"/>
        </w:rPr>
        <w:t>Example 16. Cantus in A, below, second species, generated by Gemini 3.1 Pro.</w:t>
      </w:r>
    </w:p>
    <w:p w14:paraId="1CF8F290" w14:textId="032FCBA1" w:rsidR="00A86C91" w:rsidRPr="009373F7" w:rsidRDefault="00000000">
      <w:pPr>
        <w:pStyle w:val="BodyText"/>
        <w:rPr>
          <w:lang w:val="en-CA"/>
        </w:rPr>
      </w:pPr>
      <w:r w:rsidRPr="009373F7">
        <w:rPr>
          <w:lang w:val="en-CA"/>
        </w:rPr>
        <w:t>[2.26] As the statistical analysis confirms, Gemini performs strongly in second species, and this example offers a representative illustration of that finding. The opening is well handled: Gemini begins with an upbeat that moves to a fifth by contrary motion in m. 2. The cadential movement is equally convincing, with a characteristic ascending line toward the octave that includes the two accidentals required by the mode, executed in contrary motion in the most Fuxian manner. This suggests a good interpretation of the guide</w:t>
      </w:r>
      <w:r w:rsidR="00631897">
        <w:rPr>
          <w:lang w:val="en-CA"/>
        </w:rPr>
        <w:t>’</w:t>
      </w:r>
      <w:r w:rsidRPr="009373F7">
        <w:rPr>
          <w:lang w:val="en-CA"/>
        </w:rPr>
        <w:t>s cadential prescriptions. The model also demonstrates a capacity for smooth voice leading, as in mm. 5 and 6, where the passing notes move conjunctly with the correct consonant intervals on the downbeats, and in mm. 7 and 8, where a characteristic leap of a fourth in second species permits the voice to reach a new registral position from which stepwise motion can resume.</w:t>
      </w:r>
    </w:p>
    <w:p w14:paraId="157E3B88" w14:textId="497D6A40" w:rsidR="00A86C91" w:rsidRPr="009373F7" w:rsidRDefault="00952D73">
      <w:pPr>
        <w:pStyle w:val="BodyText"/>
        <w:rPr>
          <w:lang w:val="en-CA"/>
        </w:rPr>
      </w:pPr>
      <w:r w:rsidRPr="009373F7">
        <w:rPr>
          <w:lang w:val="en-CA"/>
        </w:rPr>
        <w:t xml:space="preserve"> [2.27] The example is not without problems, however. The octave reached on the downbeat of m. 10 is problematic insofar as it produces a sense of cadential motion toward C. In a broader compositional context, such a gesture might constitute a legitimate medial cadence, since C is among the tones on which one may cadence in the Aeolian mode (Jeppesen [1939] 1992, 82). In strict species counterpoint, however, the cadence must occur on the final, which in this case is A; the octave on C therefore creates a false sense of modal resolution. It is precisely for this reason that octaves on the downbeat are proscribed in the second species section of the guide. Moreover, the motion toward this octave generates a sequential intervallic pattern that is then repeated a third </w:t>
      </w:r>
      <w:r w:rsidRPr="009373F7">
        <w:rPr>
          <w:lang w:val="en-CA"/>
        </w:rPr>
        <w:lastRenderedPageBreak/>
        <w:t xml:space="preserve">lower to reach the true cadence on A, compounding the impression of a misplaced tonal orientation. A student </w:t>
      </w:r>
      <w:r w:rsidR="007E1988" w:rsidRPr="009373F7">
        <w:rPr>
          <w:lang w:val="en-CA"/>
        </w:rPr>
        <w:t>working through</w:t>
      </w:r>
      <w:r w:rsidRPr="009373F7">
        <w:rPr>
          <w:lang w:val="en-CA"/>
        </w:rPr>
        <w:t xml:space="preserve"> this exercise would be expected to find an alternative solution at this juncture, and the passage therefore illustrates a limitation of the model in maintaining modal coherence </w:t>
      </w:r>
      <w:r w:rsidR="007E1988" w:rsidRPr="009373F7">
        <w:rPr>
          <w:lang w:val="en-CA"/>
        </w:rPr>
        <w:t>over</w:t>
      </w:r>
      <w:r w:rsidRPr="009373F7">
        <w:rPr>
          <w:lang w:val="en-CA"/>
        </w:rPr>
        <w:t xml:space="preserve"> a longer span.</w:t>
      </w:r>
    </w:p>
    <w:p w14:paraId="6CCD4FAD" w14:textId="505DE40E" w:rsidR="0056097A" w:rsidRPr="009373F7" w:rsidRDefault="00AD69FC">
      <w:pPr>
        <w:pStyle w:val="BodyText"/>
        <w:rPr>
          <w:lang w:val="en-CA"/>
        </w:rPr>
      </w:pPr>
      <w:r w:rsidRPr="00B80682">
        <w:rPr>
          <w:noProof/>
          <w:lang w:val="en-CA"/>
          <w:rPrChange w:id="459" w:author="Liam Pond, Mr" w:date="2026-09-16T14:36:00Z" w16du:dateUtc="2026-09-16T13:36:00Z">
            <w:rPr>
              <w:noProof/>
            </w:rPr>
          </w:rPrChange>
        </w:rPr>
        <w:drawing>
          <wp:inline distT="0" distB="0" distL="0" distR="0" wp14:anchorId="3D02BE3C" wp14:editId="76C3D944">
            <wp:extent cx="5943600" cy="1370330"/>
            <wp:effectExtent l="0" t="0" r="0" b="1270"/>
            <wp:docPr id="4546699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69954" name=""/>
                    <pic:cNvPicPr/>
                  </pic:nvPicPr>
                  <pic:blipFill>
                    <a:blip r:embed="rId18"/>
                    <a:stretch>
                      <a:fillRect/>
                    </a:stretch>
                  </pic:blipFill>
                  <pic:spPr>
                    <a:xfrm>
                      <a:off x="0" y="0"/>
                      <a:ext cx="5943600" cy="1370330"/>
                    </a:xfrm>
                    <a:prstGeom prst="rect">
                      <a:avLst/>
                    </a:prstGeom>
                  </pic:spPr>
                </pic:pic>
              </a:graphicData>
            </a:graphic>
          </wp:inline>
        </w:drawing>
      </w:r>
    </w:p>
    <w:p w14:paraId="78238C42" w14:textId="40D7C7C3" w:rsidR="00A86C91" w:rsidRPr="009373F7" w:rsidRDefault="00000000">
      <w:pPr>
        <w:pStyle w:val="BodyText"/>
        <w:rPr>
          <w:lang w:val="en-CA"/>
        </w:rPr>
      </w:pPr>
      <w:r w:rsidRPr="009373F7">
        <w:rPr>
          <w:lang w:val="en-CA"/>
        </w:rPr>
        <w:t>Example 17. Cantus in A, below, second species, generated by ChatGPT (GPT-5.4).</w:t>
      </w:r>
    </w:p>
    <w:p w14:paraId="06C8BEE9" w14:textId="243869E1" w:rsidR="00A86C91" w:rsidRPr="009373F7" w:rsidRDefault="00000000">
      <w:pPr>
        <w:pStyle w:val="BodyText"/>
        <w:rPr>
          <w:lang w:val="en-CA"/>
        </w:rPr>
      </w:pPr>
      <w:r w:rsidRPr="009373F7">
        <w:rPr>
          <w:lang w:val="en-CA"/>
        </w:rPr>
        <w:t>[2.28] ChatGPT shares some of Claude</w:t>
      </w:r>
      <w:r w:rsidR="00631897">
        <w:rPr>
          <w:lang w:val="en-CA"/>
        </w:rPr>
        <w:t>’</w:t>
      </w:r>
      <w:r w:rsidRPr="009373F7">
        <w:rPr>
          <w:lang w:val="en-CA"/>
        </w:rPr>
        <w:t xml:space="preserve">s difficulties. The generation contains two note repetitions in a </w:t>
      </w:r>
      <w:r w:rsidRPr="009373F7">
        <w:rPr>
          <w:i/>
          <w:iCs/>
          <w:lang w:val="en-CA"/>
        </w:rPr>
        <w:t>thesis</w:t>
      </w:r>
      <w:r w:rsidRPr="009373F7">
        <w:rPr>
          <w:lang w:val="en-CA"/>
        </w:rPr>
        <w:t>-</w:t>
      </w:r>
      <w:r w:rsidRPr="009373F7">
        <w:rPr>
          <w:i/>
          <w:iCs/>
          <w:lang w:val="en-CA"/>
        </w:rPr>
        <w:t>arsis</w:t>
      </w:r>
      <w:r w:rsidRPr="009373F7">
        <w:rPr>
          <w:lang w:val="en-CA"/>
        </w:rPr>
        <w:t xml:space="preserve"> order in mm. 3 and </w:t>
      </w:r>
      <w:r w:rsidR="00AD69FC" w:rsidRPr="009373F7">
        <w:rPr>
          <w:lang w:val="en-CA"/>
        </w:rPr>
        <w:t>10</w:t>
      </w:r>
      <w:r w:rsidRPr="009373F7">
        <w:rPr>
          <w:lang w:val="en-CA"/>
        </w:rPr>
        <w:t>, and the recurring E-F pattern at the opening lacks melodic variety. Together, these features suggest a similar struggle to sustain a well-moving</w:t>
      </w:r>
      <w:r w:rsidR="007E1988" w:rsidRPr="009373F7">
        <w:rPr>
          <w:lang w:val="en-CA"/>
        </w:rPr>
        <w:t>,</w:t>
      </w:r>
      <w:r w:rsidRPr="009373F7">
        <w:rPr>
          <w:lang w:val="en-CA"/>
        </w:rPr>
        <w:t xml:space="preserve"> inventive line. This assessment must be tempered, however, by passages of genuine quality. From mm. 4 through </w:t>
      </w:r>
      <w:r w:rsidR="00AD69FC" w:rsidRPr="009373F7">
        <w:rPr>
          <w:lang w:val="en-CA"/>
        </w:rPr>
        <w:t>9</w:t>
      </w:r>
      <w:r w:rsidRPr="009373F7">
        <w:rPr>
          <w:lang w:val="en-CA"/>
        </w:rPr>
        <w:t xml:space="preserve">, the model produces a smooth </w:t>
      </w:r>
      <w:r w:rsidR="00AD69FC" w:rsidRPr="009373F7">
        <w:rPr>
          <w:lang w:val="en-CA"/>
        </w:rPr>
        <w:t>contrapuntal</w:t>
      </w:r>
      <w:r w:rsidRPr="009373F7">
        <w:rPr>
          <w:lang w:val="en-CA"/>
        </w:rPr>
        <w:t xml:space="preserve"> line, employing the same characteristic leaps of a fourth observed in the Gemini example. The cadential motion is also correctly realized. In this configuration, ChatGPT appears to occupy an intermediate position between Gemini</w:t>
      </w:r>
      <w:r w:rsidR="00631897">
        <w:rPr>
          <w:lang w:val="en-CA"/>
        </w:rPr>
        <w:t>’</w:t>
      </w:r>
      <w:r w:rsidRPr="009373F7">
        <w:rPr>
          <w:lang w:val="en-CA"/>
        </w:rPr>
        <w:t>s more assured handling of second species and Claude</w:t>
      </w:r>
      <w:r w:rsidR="00631897">
        <w:rPr>
          <w:lang w:val="en-CA"/>
        </w:rPr>
        <w:t>’</w:t>
      </w:r>
      <w:r w:rsidRPr="009373F7">
        <w:rPr>
          <w:lang w:val="en-CA"/>
        </w:rPr>
        <w:t>s more uneven output.</w:t>
      </w:r>
    </w:p>
    <w:p w14:paraId="5E509894" w14:textId="3B040015" w:rsidR="00A86C91" w:rsidRPr="009373F7" w:rsidRDefault="00000000">
      <w:pPr>
        <w:pStyle w:val="Heading3"/>
        <w:rPr>
          <w:lang w:val="en-CA"/>
        </w:rPr>
      </w:pPr>
      <w:bookmarkStart w:id="460" w:name="third-species"/>
      <w:bookmarkEnd w:id="456"/>
      <w:r w:rsidRPr="009373F7">
        <w:rPr>
          <w:lang w:val="en-CA"/>
        </w:rPr>
        <w:t>Third Species</w:t>
      </w:r>
    </w:p>
    <w:p w14:paraId="410F6A56" w14:textId="62A56229" w:rsidR="0056097A" w:rsidRPr="009373F7" w:rsidRDefault="00AD69FC">
      <w:pPr>
        <w:pStyle w:val="BodyText"/>
        <w:rPr>
          <w:lang w:val="en-CA"/>
        </w:rPr>
      </w:pPr>
      <w:r w:rsidRPr="00B80682">
        <w:rPr>
          <w:noProof/>
          <w:lang w:val="en-CA"/>
          <w:rPrChange w:id="461" w:author="Liam Pond, Mr" w:date="2026-09-16T14:36:00Z" w16du:dateUtc="2026-09-16T13:36:00Z">
            <w:rPr>
              <w:noProof/>
            </w:rPr>
          </w:rPrChange>
        </w:rPr>
        <w:drawing>
          <wp:inline distT="0" distB="0" distL="0" distR="0" wp14:anchorId="7DB3A5EB" wp14:editId="6126D479">
            <wp:extent cx="5943600" cy="1193800"/>
            <wp:effectExtent l="0" t="0" r="0" b="0"/>
            <wp:docPr id="14172412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41233" name=""/>
                    <pic:cNvPicPr/>
                  </pic:nvPicPr>
                  <pic:blipFill>
                    <a:blip r:embed="rId19"/>
                    <a:stretch>
                      <a:fillRect/>
                    </a:stretch>
                  </pic:blipFill>
                  <pic:spPr>
                    <a:xfrm>
                      <a:off x="0" y="0"/>
                      <a:ext cx="5943600" cy="1193800"/>
                    </a:xfrm>
                    <a:prstGeom prst="rect">
                      <a:avLst/>
                    </a:prstGeom>
                  </pic:spPr>
                </pic:pic>
              </a:graphicData>
            </a:graphic>
          </wp:inline>
        </w:drawing>
      </w:r>
    </w:p>
    <w:p w14:paraId="2415990E" w14:textId="026DEF5E" w:rsidR="00A86C91" w:rsidRPr="009373F7" w:rsidRDefault="00000000">
      <w:pPr>
        <w:pStyle w:val="BodyText"/>
        <w:rPr>
          <w:lang w:val="en-CA"/>
        </w:rPr>
      </w:pPr>
      <w:r w:rsidRPr="009373F7">
        <w:rPr>
          <w:lang w:val="en-CA"/>
        </w:rPr>
        <w:t>Example 18. Cantus in E, above, third species, generated by ChatGPT (GPT-5.4).</w:t>
      </w:r>
    </w:p>
    <w:p w14:paraId="6B9D68FA" w14:textId="62126FF1" w:rsidR="00A86C91" w:rsidRPr="009373F7" w:rsidRDefault="007E1988">
      <w:pPr>
        <w:pStyle w:val="BodyText"/>
        <w:rPr>
          <w:lang w:val="en-CA"/>
        </w:rPr>
      </w:pPr>
      <w:r w:rsidRPr="009373F7">
        <w:rPr>
          <w:lang w:val="en-CA"/>
        </w:rPr>
        <w:t xml:space="preserve">[2.29] Example 18 is interesting for two reasons. First, it displays four instances of note repetition. Three occur on the fourth beat, carried over to the first beat of the following measure, a configuration clearly forbidden by the guide and stylistically alien to the third-species framework. The fourth instance appears in m. 8, between beats three and four. The second anomaly appears in m. 7, where ChatGPT has generated an incomplete measure in the lower voice, breaking the flow of quarter notes. The upper voice presents an analogous problem, with an oversized measure combining a whole note and a dotted half rest. These issues are representative of the type of noise </w:t>
      </w:r>
      <w:r w:rsidRPr="009373F7">
        <w:rPr>
          <w:lang w:val="en-CA"/>
        </w:rPr>
        <w:lastRenderedPageBreak/>
        <w:t xml:space="preserve">generation encountered throughout testing, in which the LLM deviates from the expected output for reasons that remain opaque at the output level and fails to </w:t>
      </w:r>
      <w:r w:rsidR="00C05420" w:rsidRPr="009373F7">
        <w:rPr>
          <w:lang w:val="en-CA"/>
        </w:rPr>
        <w:t>adhere to</w:t>
      </w:r>
      <w:r w:rsidRPr="009373F7">
        <w:rPr>
          <w:lang w:val="en-CA"/>
        </w:rPr>
        <w:t xml:space="preserve"> the encoding instructions required </w:t>
      </w:r>
      <w:r w:rsidR="00C05420" w:rsidRPr="009373F7">
        <w:rPr>
          <w:lang w:val="en-CA"/>
        </w:rPr>
        <w:t>to</w:t>
      </w:r>
      <w:r w:rsidRPr="009373F7">
        <w:rPr>
          <w:lang w:val="en-CA"/>
        </w:rPr>
        <w:t xml:space="preserve"> </w:t>
      </w:r>
      <w:r w:rsidR="00C05420" w:rsidRPr="009373F7">
        <w:rPr>
          <w:lang w:val="en-CA"/>
        </w:rPr>
        <w:t>produce</w:t>
      </w:r>
      <w:r w:rsidRPr="009373F7">
        <w:rPr>
          <w:lang w:val="en-CA"/>
        </w:rPr>
        <w:t xml:space="preserve"> a clean output file.</w:t>
      </w:r>
    </w:p>
    <w:p w14:paraId="10D1362F" w14:textId="6BE08745" w:rsidR="00A86C91" w:rsidRPr="009373F7" w:rsidRDefault="0056097A">
      <w:pPr>
        <w:pStyle w:val="BodyText"/>
        <w:rPr>
          <w:lang w:val="en-CA"/>
        </w:rPr>
      </w:pPr>
      <w:r w:rsidRPr="00B80682">
        <w:rPr>
          <w:noProof/>
          <w:lang w:val="en-CA"/>
          <w:rPrChange w:id="462" w:author="Liam Pond, Mr" w:date="2026-09-16T14:36:00Z" w16du:dateUtc="2026-09-16T13:36:00Z">
            <w:rPr>
              <w:noProof/>
            </w:rPr>
          </w:rPrChange>
        </w:rPr>
        <w:drawing>
          <wp:inline distT="0" distB="0" distL="0" distR="0" wp14:anchorId="6A34A388" wp14:editId="16742537">
            <wp:extent cx="6094535" cy="1198245"/>
            <wp:effectExtent l="0" t="0" r="1905" b="0"/>
            <wp:docPr id="768694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94005" name="Image 1"/>
                    <pic:cNvPicPr/>
                  </pic:nvPicPr>
                  <pic:blipFill rotWithShape="1">
                    <a:blip r:embed="rId20">
                      <a:extLst>
                        <a:ext uri="{28A0092B-C50C-407E-A947-70E740481C1C}">
                          <a14:useLocalDpi xmlns:a14="http://schemas.microsoft.com/office/drawing/2010/main" val="0"/>
                        </a:ext>
                      </a:extLst>
                    </a:blip>
                    <a:srcRect l="1436"/>
                    <a:stretch>
                      <a:fillRect/>
                    </a:stretch>
                  </pic:blipFill>
                  <pic:spPr bwMode="auto">
                    <a:xfrm>
                      <a:off x="0" y="0"/>
                      <a:ext cx="6174684" cy="1214003"/>
                    </a:xfrm>
                    <a:prstGeom prst="rect">
                      <a:avLst/>
                    </a:prstGeom>
                    <a:ln>
                      <a:noFill/>
                    </a:ln>
                    <a:extLst>
                      <a:ext uri="{53640926-AAD7-44D8-BBD7-CCE9431645EC}">
                        <a14:shadowObscured xmlns:a14="http://schemas.microsoft.com/office/drawing/2010/main"/>
                      </a:ext>
                    </a:extLst>
                  </pic:spPr>
                </pic:pic>
              </a:graphicData>
            </a:graphic>
          </wp:inline>
        </w:drawing>
      </w:r>
    </w:p>
    <w:p w14:paraId="45186A30" w14:textId="247F86FE" w:rsidR="00A86C91" w:rsidRPr="009373F7" w:rsidRDefault="00000000">
      <w:pPr>
        <w:pStyle w:val="BodyText"/>
        <w:rPr>
          <w:lang w:val="en-CA"/>
        </w:rPr>
      </w:pPr>
      <w:r w:rsidRPr="009373F7">
        <w:rPr>
          <w:lang w:val="en-CA"/>
        </w:rPr>
        <w:t>Example 19. Cantus in E, above, third species, generated by Claude Opus 4.6.</w:t>
      </w:r>
    </w:p>
    <w:p w14:paraId="54AE875B" w14:textId="4C52B7C3" w:rsidR="00A86C91" w:rsidRPr="009373F7" w:rsidRDefault="00000000">
      <w:pPr>
        <w:pStyle w:val="BodyText"/>
        <w:rPr>
          <w:lang w:val="en-CA"/>
        </w:rPr>
      </w:pPr>
      <w:r w:rsidRPr="009373F7">
        <w:rPr>
          <w:lang w:val="en-CA"/>
        </w:rPr>
        <w:t>[2.30] This Claude output in third species presents several problems that merit attention. First, the note repetition observed in Claude</w:t>
      </w:r>
      <w:r w:rsidR="00631897">
        <w:rPr>
          <w:lang w:val="en-CA"/>
        </w:rPr>
        <w:t>’</w:t>
      </w:r>
      <w:r w:rsidRPr="009373F7">
        <w:rPr>
          <w:lang w:val="en-CA"/>
        </w:rPr>
        <w:t xml:space="preserve">s second-species output recurs here: the A is repeated in m. 14, and a further repetition appears in mm. 8 and 9. Second, the tritone poses difficulties at two levels. Melodically, the relation between F and B in m. 3 outlines a tritone, a configuration the guide explicitly discourages. Vertically, the tritone appears in the penultimate measure, a particularly problematic location given the cadential context. This tritone would call for a C-E resolution, but such a resolution cannot be </w:t>
      </w:r>
      <w:r w:rsidR="007E1988" w:rsidRPr="009373F7">
        <w:rPr>
          <w:lang w:val="en-CA"/>
        </w:rPr>
        <w:t>achiev</w:t>
      </w:r>
      <w:r w:rsidRPr="009373F7">
        <w:rPr>
          <w:lang w:val="en-CA"/>
        </w:rPr>
        <w:t>ed because the cadential constraints require the voices to conclude on a unison, in this case on E. The tritone thus creates an expectation that the cadential framework cannot fulfil</w:t>
      </w:r>
      <w:r w:rsidR="007E1988" w:rsidRPr="009373F7">
        <w:rPr>
          <w:lang w:val="en-CA"/>
        </w:rPr>
        <w:t>l</w:t>
      </w:r>
      <w:r w:rsidRPr="009373F7">
        <w:rPr>
          <w:lang w:val="en-CA"/>
        </w:rPr>
        <w:t>, rendering its use illegitimate in this context. Third, the direct octave in m. 6 constitutes a violation of one of the most fundamental rules of counterpoint, and its presence in the output is difficult to excuse.</w:t>
      </w:r>
    </w:p>
    <w:p w14:paraId="468B98AE" w14:textId="56A89CB5" w:rsidR="00A86C91" w:rsidRPr="009373F7" w:rsidRDefault="007E1988">
      <w:pPr>
        <w:pStyle w:val="BodyText"/>
        <w:rPr>
          <w:lang w:val="en-CA"/>
        </w:rPr>
      </w:pPr>
      <w:r w:rsidRPr="009373F7">
        <w:rPr>
          <w:lang w:val="en-CA"/>
        </w:rPr>
        <w:t>[2.31] Not everything in this example is without interest, however. The neighboring tone E on the fourth beat of m. 6 reveals a moment of constrained decision-making worth examining. Had the model chosen D at that point, parallel fifths would have resulted; had it continued with a downward passing tone, the line would have arrived on A at the downbeat of m. 7, producing a dissonance. The model appears to have navigated around both traps by selecting a neighbor</w:t>
      </w:r>
      <w:r w:rsidR="00C05420" w:rsidRPr="009373F7">
        <w:rPr>
          <w:lang w:val="en-CA"/>
        </w:rPr>
        <w:t>ing</w:t>
      </w:r>
      <w:r w:rsidRPr="009373F7">
        <w:rPr>
          <w:lang w:val="en-CA"/>
        </w:rPr>
        <w:t xml:space="preserve"> note instead, creating a brief oscillation between the third beat of m. 6 and the second beat of m. 7. The solution is not very </w:t>
      </w:r>
      <w:r w:rsidR="00C05420" w:rsidRPr="009373F7">
        <w:rPr>
          <w:lang w:val="en-CA"/>
        </w:rPr>
        <w:t>elegant, but</w:t>
      </w:r>
      <w:r w:rsidRPr="009373F7">
        <w:rPr>
          <w:lang w:val="en-CA"/>
        </w:rPr>
        <w:t xml:space="preserve"> </w:t>
      </w:r>
      <w:r w:rsidR="00C05420" w:rsidRPr="009373F7">
        <w:rPr>
          <w:lang w:val="en-CA"/>
        </w:rPr>
        <w:t xml:space="preserve">it </w:t>
      </w:r>
      <w:r w:rsidRPr="009373F7">
        <w:rPr>
          <w:lang w:val="en-CA"/>
        </w:rPr>
        <w:t>avoids at least the more serious violations that the alternatives would have entailed. This passage suggests that the model can, at a local level, negotiate competing constraints, even when the broader line suffers from the repetitive patterns and tritone relations described above.</w:t>
      </w:r>
    </w:p>
    <w:p w14:paraId="746D3741" w14:textId="77777777" w:rsidR="00A86C91" w:rsidRPr="009373F7" w:rsidRDefault="00000000">
      <w:pPr>
        <w:pStyle w:val="BodyText"/>
        <w:rPr>
          <w:lang w:val="en-CA"/>
        </w:rPr>
      </w:pPr>
      <w:r w:rsidRPr="00B80682">
        <w:rPr>
          <w:noProof/>
          <w:lang w:val="en-CA"/>
          <w:rPrChange w:id="463" w:author="Liam Pond, Mr" w:date="2026-09-16T14:36:00Z" w16du:dateUtc="2026-09-16T13:36:00Z">
            <w:rPr>
              <w:noProof/>
            </w:rPr>
          </w:rPrChange>
        </w:rPr>
        <w:drawing>
          <wp:inline distT="0" distB="0" distL="0" distR="0" wp14:anchorId="1940D721" wp14:editId="0F229367">
            <wp:extent cx="5818472" cy="1071445"/>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image21.png"/>
                    <pic:cNvPicPr>
                      <a:picLocks noChangeAspect="1" noChangeArrowheads="1"/>
                    </pic:cNvPicPr>
                  </pic:nvPicPr>
                  <pic:blipFill rotWithShape="1">
                    <a:blip r:embed="rId21"/>
                    <a:srcRect t="6313" r="2059"/>
                    <a:stretch>
                      <a:fillRect/>
                    </a:stretch>
                  </pic:blipFill>
                  <pic:spPr bwMode="auto">
                    <a:xfrm>
                      <a:off x="0" y="0"/>
                      <a:ext cx="5821184" cy="1071944"/>
                    </a:xfrm>
                    <a:prstGeom prst="rect">
                      <a:avLst/>
                    </a:prstGeom>
                    <a:noFill/>
                    <a:ln>
                      <a:noFill/>
                    </a:ln>
                    <a:extLst>
                      <a:ext uri="{53640926-AAD7-44D8-BBD7-CCE9431645EC}">
                        <a14:shadowObscured xmlns:a14="http://schemas.microsoft.com/office/drawing/2010/main"/>
                      </a:ext>
                    </a:extLst>
                  </pic:spPr>
                </pic:pic>
              </a:graphicData>
            </a:graphic>
          </wp:inline>
        </w:drawing>
      </w:r>
    </w:p>
    <w:p w14:paraId="1CEDB5F9" w14:textId="77777777" w:rsidR="00A86C91" w:rsidRPr="009373F7" w:rsidRDefault="00000000">
      <w:pPr>
        <w:pStyle w:val="BodyText"/>
        <w:rPr>
          <w:lang w:val="en-CA"/>
        </w:rPr>
      </w:pPr>
      <w:r w:rsidRPr="009373F7">
        <w:rPr>
          <w:lang w:val="en-CA"/>
        </w:rPr>
        <w:lastRenderedPageBreak/>
        <w:t>Example 20. Cantus in E, above, third species, generated by Gemini 3.1 Pro.</w:t>
      </w:r>
    </w:p>
    <w:p w14:paraId="666AC096" w14:textId="20A3CD38" w:rsidR="00A86C91" w:rsidRPr="009373F7" w:rsidRDefault="00000000">
      <w:pPr>
        <w:pStyle w:val="BodyText"/>
        <w:rPr>
          <w:lang w:val="en-CA"/>
        </w:rPr>
      </w:pPr>
      <w:r w:rsidRPr="009373F7">
        <w:rPr>
          <w:lang w:val="en-CA"/>
        </w:rPr>
        <w:t xml:space="preserve">[2.32] </w:t>
      </w:r>
      <w:r w:rsidR="00C05420" w:rsidRPr="009373F7">
        <w:rPr>
          <w:lang w:val="en-CA"/>
        </w:rPr>
        <w:t xml:space="preserve">This </w:t>
      </w:r>
      <w:r w:rsidRPr="009373F7">
        <w:rPr>
          <w:lang w:val="en-CA"/>
        </w:rPr>
        <w:t>Gemini</w:t>
      </w:r>
      <w:r w:rsidR="00631897">
        <w:rPr>
          <w:lang w:val="en-CA"/>
        </w:rPr>
        <w:t>’</w:t>
      </w:r>
      <w:r w:rsidRPr="009373F7">
        <w:rPr>
          <w:lang w:val="en-CA"/>
        </w:rPr>
        <w:t>s third species output invites direct comparison with Claude</w:t>
      </w:r>
      <w:r w:rsidR="00631897">
        <w:rPr>
          <w:lang w:val="en-CA"/>
        </w:rPr>
        <w:t>’</w:t>
      </w:r>
      <w:r w:rsidRPr="009373F7">
        <w:rPr>
          <w:lang w:val="en-CA"/>
        </w:rPr>
        <w:t xml:space="preserve">s </w:t>
      </w:r>
      <w:r w:rsidR="00C05420" w:rsidRPr="009373F7">
        <w:rPr>
          <w:lang w:val="en-CA"/>
        </w:rPr>
        <w:t xml:space="preserve">version </w:t>
      </w:r>
      <w:r w:rsidRPr="009373F7">
        <w:rPr>
          <w:lang w:val="en-CA"/>
        </w:rPr>
        <w:t>on the same passage. In m. 3, where Claude outlines a tritone between F and B, Gemini resolves the problem by substituting B</w:t>
      </w:r>
      <w:ins w:id="464" w:author="Liam Pond, Mr" w:date="2026-09-16T18:59:00Z" w16du:dateUtc="2026-09-16T17:59:00Z">
        <w:r w:rsidR="00324806">
          <w:rPr>
            <w:rFonts w:ascii="Segoe UI Symbol" w:hAnsi="Segoe UI Symbol" w:cs="Segoe UI Symbol"/>
          </w:rPr>
          <w:t>♭</w:t>
        </w:r>
      </w:ins>
      <w:r w:rsidRPr="009373F7">
        <w:rPr>
          <w:lang w:val="en-CA"/>
        </w:rPr>
        <w:t xml:space="preserve"> for B-natural, thereby eliminating the tritone outline and demonstrating a capacity to detect and address this melodic constraint. This attentiveness to melodic coherence is characteristic of the generation as a whole. The counterpoint moves in near-constant stepwise motion throughout, and the few leaps that occur are well placed within the melodic line and entirely legitimate. It is also worth noting that where Claude produces a direct octave at the corresponding point, Gemini arrives instead at a tenth, a significantly more elegant move that avoids the direct motion problem while maintaining a wider registral separation between the voices. The cadential formula may appear surprising at first glance</w:t>
      </w:r>
      <w:r w:rsidR="005F7E5A" w:rsidRPr="009373F7">
        <w:rPr>
          <w:lang w:val="en-CA"/>
        </w:rPr>
        <w:t>,</w:t>
      </w:r>
      <w:r w:rsidRPr="009373F7">
        <w:rPr>
          <w:lang w:val="en-CA"/>
        </w:rPr>
        <w:t xml:space="preserve"> but is</w:t>
      </w:r>
      <w:r w:rsidR="005F7E5A" w:rsidRPr="009373F7">
        <w:rPr>
          <w:lang w:val="en-CA"/>
        </w:rPr>
        <w:t>,</w:t>
      </w:r>
      <w:r w:rsidRPr="009373F7">
        <w:rPr>
          <w:lang w:val="en-CA"/>
        </w:rPr>
        <w:t xml:space="preserve"> in fact</w:t>
      </w:r>
      <w:r w:rsidR="005F7E5A" w:rsidRPr="009373F7">
        <w:rPr>
          <w:lang w:val="en-CA"/>
        </w:rPr>
        <w:t>,</w:t>
      </w:r>
      <w:r w:rsidRPr="009373F7">
        <w:rPr>
          <w:lang w:val="en-CA"/>
        </w:rPr>
        <w:t xml:space="preserve"> consistent with a formula that Fux himself employs in his worked examples; the model is here drawing directly on the resource provided in the guide.</w:t>
      </w:r>
    </w:p>
    <w:p w14:paraId="286B1E00" w14:textId="4AB679DE" w:rsidR="00A86C91" w:rsidRPr="009373F7" w:rsidRDefault="00000000">
      <w:pPr>
        <w:pStyle w:val="BodyText"/>
        <w:rPr>
          <w:lang w:val="en-CA"/>
        </w:rPr>
      </w:pPr>
      <w:r w:rsidRPr="009373F7">
        <w:rPr>
          <w:lang w:val="en-CA"/>
        </w:rPr>
        <w:t xml:space="preserve">[2.33] The one notable problem concerns the opening. Since the cantus firmus is in E, the first note of the counterpoint should also be E; Gemini begins instead on A, implying a different modal orientation. This is a configuration that Fux himself explicitly proscribes: although the rule is stated in the context of first species, it applies to all species (Fux [1725] 1965, 31). This reservation aside, the generation is </w:t>
      </w:r>
      <w:r w:rsidR="005F7E5A" w:rsidRPr="009373F7">
        <w:rPr>
          <w:lang w:val="en-CA"/>
        </w:rPr>
        <w:t>among</w:t>
      </w:r>
      <w:r w:rsidRPr="009373F7">
        <w:rPr>
          <w:lang w:val="en-CA"/>
        </w:rPr>
        <w:t xml:space="preserve"> the stronger third</w:t>
      </w:r>
      <w:r w:rsidR="005F7E5A" w:rsidRPr="009373F7">
        <w:rPr>
          <w:lang w:val="en-CA"/>
        </w:rPr>
        <w:t xml:space="preserve"> </w:t>
      </w:r>
      <w:r w:rsidRPr="009373F7">
        <w:rPr>
          <w:lang w:val="en-CA"/>
        </w:rPr>
        <w:t>species outputs in the corpus.</w:t>
      </w:r>
    </w:p>
    <w:p w14:paraId="7F8C7AEE" w14:textId="68FAD051" w:rsidR="00AD69FC" w:rsidRPr="009373F7" w:rsidRDefault="00000000" w:rsidP="00AD69FC">
      <w:pPr>
        <w:pStyle w:val="Heading3"/>
        <w:rPr>
          <w:lang w:val="en-CA"/>
        </w:rPr>
      </w:pPr>
      <w:bookmarkStart w:id="465" w:name="fourth-species"/>
      <w:bookmarkEnd w:id="460"/>
      <w:r w:rsidRPr="009373F7">
        <w:rPr>
          <w:lang w:val="en-CA"/>
        </w:rPr>
        <w:t>Fourth Species</w:t>
      </w:r>
    </w:p>
    <w:p w14:paraId="240B30C3" w14:textId="078D6BBF" w:rsidR="00AD69FC" w:rsidRPr="009373F7" w:rsidRDefault="00AD69FC" w:rsidP="00AD69FC">
      <w:pPr>
        <w:pStyle w:val="BodyText"/>
        <w:rPr>
          <w:lang w:val="en-CA"/>
        </w:rPr>
      </w:pPr>
      <w:r w:rsidRPr="00B80682">
        <w:rPr>
          <w:noProof/>
          <w:lang w:val="en-CA"/>
          <w:rPrChange w:id="466" w:author="Liam Pond, Mr" w:date="2026-09-16T14:36:00Z" w16du:dateUtc="2026-09-16T13:36:00Z">
            <w:rPr>
              <w:noProof/>
            </w:rPr>
          </w:rPrChange>
        </w:rPr>
        <w:drawing>
          <wp:inline distT="0" distB="0" distL="0" distR="0" wp14:anchorId="1B504636" wp14:editId="171CEB63">
            <wp:extent cx="5943600" cy="1228090"/>
            <wp:effectExtent l="0" t="0" r="0" b="3810"/>
            <wp:docPr id="1026241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41321" name=""/>
                    <pic:cNvPicPr/>
                  </pic:nvPicPr>
                  <pic:blipFill>
                    <a:blip r:embed="rId22"/>
                    <a:stretch>
                      <a:fillRect/>
                    </a:stretch>
                  </pic:blipFill>
                  <pic:spPr>
                    <a:xfrm>
                      <a:off x="0" y="0"/>
                      <a:ext cx="5943600" cy="1228090"/>
                    </a:xfrm>
                    <a:prstGeom prst="rect">
                      <a:avLst/>
                    </a:prstGeom>
                  </pic:spPr>
                </pic:pic>
              </a:graphicData>
            </a:graphic>
          </wp:inline>
        </w:drawing>
      </w:r>
    </w:p>
    <w:p w14:paraId="2FAA736B" w14:textId="6E0F7E7A" w:rsidR="00A86C91" w:rsidRPr="009373F7" w:rsidRDefault="00000000">
      <w:pPr>
        <w:pStyle w:val="BodyText"/>
        <w:rPr>
          <w:lang w:val="en-CA"/>
        </w:rPr>
      </w:pPr>
      <w:r w:rsidRPr="009373F7">
        <w:rPr>
          <w:lang w:val="en-CA"/>
        </w:rPr>
        <w:t>Example 21. Cantus in C, above, fourth species, generated by Claude Opus 4.6.</w:t>
      </w:r>
    </w:p>
    <w:p w14:paraId="391AA1B2" w14:textId="722F6C00" w:rsidR="00A86C91" w:rsidRPr="009373F7" w:rsidRDefault="00000000">
      <w:pPr>
        <w:pStyle w:val="BodyText"/>
        <w:rPr>
          <w:lang w:val="en-CA"/>
        </w:rPr>
      </w:pPr>
      <w:r w:rsidRPr="009373F7">
        <w:rPr>
          <w:lang w:val="en-CA"/>
        </w:rPr>
        <w:t xml:space="preserve">[2.34] The statistically weak performance of Claude in </w:t>
      </w:r>
      <w:r w:rsidR="005F7E5A" w:rsidRPr="009373F7">
        <w:rPr>
          <w:lang w:val="en-CA"/>
        </w:rPr>
        <w:t xml:space="preserve">the </w:t>
      </w:r>
      <w:r w:rsidRPr="009373F7">
        <w:rPr>
          <w:lang w:val="en-CA"/>
        </w:rPr>
        <w:t>fourth species finds a more concrete explanation</w:t>
      </w:r>
      <w:r w:rsidR="005F7E5A" w:rsidRPr="009373F7">
        <w:rPr>
          <w:lang w:val="en-CA"/>
        </w:rPr>
        <w:t xml:space="preserve"> here</w:t>
      </w:r>
      <w:r w:rsidRPr="009373F7">
        <w:rPr>
          <w:lang w:val="en-CA"/>
        </w:rPr>
        <w:t xml:space="preserve">. Claude appears unable to interpret the concept of dissonance </w:t>
      </w:r>
      <w:r w:rsidR="00C05420" w:rsidRPr="009373F7">
        <w:rPr>
          <w:lang w:val="en-CA"/>
        </w:rPr>
        <w:t>contained in</w:t>
      </w:r>
      <w:r w:rsidRPr="009373F7">
        <w:rPr>
          <w:lang w:val="en-CA"/>
        </w:rPr>
        <w:t xml:space="preserve"> the guide with sufficient accuracy: on a total of ten syncopations, five are incorrect because the preparation is itself a dissonance rather than a consonance (see the red marks signaling improper use of syncopation). The consonance-to-dissonance schema that governs fourth species appears to be inverted by the model, though not systematically. Between mm. 5 and 8, the chain of syncopations is handled correctly, with a proper consonant preparation permitting the leap to a new syncopation in mm. 9 and 10, and a legitimate use of the octave on the downbeat of m. 8. The cadential movement and its entailed syncopation are also realized in correct Fuxian form. The </w:t>
      </w:r>
      <w:r w:rsidRPr="009373F7">
        <w:rPr>
          <w:lang w:val="en-CA"/>
        </w:rPr>
        <w:lastRenderedPageBreak/>
        <w:t>problem is therefore not one of total incomprehension but of inconsistent application: the model demonstrates that it can produce localized forms of fourth species writing but fails to sustain this capacity across the full span of the exercise.</w:t>
      </w:r>
    </w:p>
    <w:p w14:paraId="4DB9EAA0" w14:textId="273FEECB" w:rsidR="00A86C91" w:rsidRPr="009373F7" w:rsidRDefault="00624526">
      <w:pPr>
        <w:pStyle w:val="BodyText"/>
        <w:rPr>
          <w:lang w:val="en-CA"/>
        </w:rPr>
      </w:pPr>
      <w:r w:rsidRPr="00B80682">
        <w:rPr>
          <w:noProof/>
          <w:lang w:val="en-CA"/>
          <w:rPrChange w:id="467" w:author="Liam Pond, Mr" w:date="2026-09-16T14:36:00Z" w16du:dateUtc="2026-09-16T13:36:00Z">
            <w:rPr>
              <w:noProof/>
            </w:rPr>
          </w:rPrChange>
        </w:rPr>
        <w:drawing>
          <wp:inline distT="0" distB="0" distL="0" distR="0" wp14:anchorId="4A6DCFDD" wp14:editId="5AB89BF7">
            <wp:extent cx="5943600" cy="1139190"/>
            <wp:effectExtent l="0" t="0" r="0" b="3810"/>
            <wp:docPr id="8807810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81058" name=""/>
                    <pic:cNvPicPr/>
                  </pic:nvPicPr>
                  <pic:blipFill>
                    <a:blip r:embed="rId23"/>
                    <a:stretch>
                      <a:fillRect/>
                    </a:stretch>
                  </pic:blipFill>
                  <pic:spPr>
                    <a:xfrm>
                      <a:off x="0" y="0"/>
                      <a:ext cx="5943600" cy="1139190"/>
                    </a:xfrm>
                    <a:prstGeom prst="rect">
                      <a:avLst/>
                    </a:prstGeom>
                  </pic:spPr>
                </pic:pic>
              </a:graphicData>
            </a:graphic>
          </wp:inline>
        </w:drawing>
      </w:r>
    </w:p>
    <w:p w14:paraId="706AE878" w14:textId="572FF2EF" w:rsidR="00A86C91" w:rsidRPr="009373F7" w:rsidRDefault="00000000">
      <w:pPr>
        <w:pStyle w:val="BodyText"/>
        <w:rPr>
          <w:lang w:val="en-CA"/>
        </w:rPr>
      </w:pPr>
      <w:r w:rsidRPr="009373F7">
        <w:rPr>
          <w:lang w:val="en-CA"/>
        </w:rPr>
        <w:t>Example 22. Cantus in C, above, fourth species, generated by ChatGPT (GPT-5.4).</w:t>
      </w:r>
    </w:p>
    <w:p w14:paraId="50653675" w14:textId="1F7751D0" w:rsidR="00A86C91" w:rsidRPr="009373F7" w:rsidRDefault="00000000">
      <w:pPr>
        <w:pStyle w:val="BodyText"/>
        <w:rPr>
          <w:lang w:val="en-CA"/>
        </w:rPr>
      </w:pPr>
      <w:r w:rsidRPr="009373F7">
        <w:rPr>
          <w:lang w:val="en-CA"/>
        </w:rPr>
        <w:t>[2.35] This ChatGPT</w:t>
      </w:r>
      <w:r w:rsidR="00B95A25" w:rsidRPr="009373F7">
        <w:rPr>
          <w:lang w:val="en-CA"/>
        </w:rPr>
        <w:t>-generated</w:t>
      </w:r>
      <w:r w:rsidRPr="009373F7">
        <w:rPr>
          <w:lang w:val="en-CA"/>
        </w:rPr>
        <w:t xml:space="preserve"> </w:t>
      </w:r>
      <w:r w:rsidR="00B95A25" w:rsidRPr="009373F7">
        <w:rPr>
          <w:lang w:val="en-CA"/>
        </w:rPr>
        <w:t>solution</w:t>
      </w:r>
      <w:r w:rsidRPr="009373F7">
        <w:rPr>
          <w:lang w:val="en-CA"/>
        </w:rPr>
        <w:t xml:space="preserve"> contains no major errors and is well</w:t>
      </w:r>
      <w:r w:rsidR="00B95A25" w:rsidRPr="009373F7">
        <w:rPr>
          <w:lang w:val="en-CA"/>
        </w:rPr>
        <w:t>-</w:t>
      </w:r>
      <w:r w:rsidRPr="009373F7">
        <w:rPr>
          <w:lang w:val="en-CA"/>
        </w:rPr>
        <w:t xml:space="preserve">constructed. In mm. 1–3, two successive consonant syncopations are used, connected by </w:t>
      </w:r>
      <w:r w:rsidR="00B95A25" w:rsidRPr="009373F7">
        <w:rPr>
          <w:lang w:val="en-CA"/>
        </w:rPr>
        <w:t xml:space="preserve">a </w:t>
      </w:r>
      <w:r w:rsidRPr="009373F7">
        <w:rPr>
          <w:lang w:val="en-CA"/>
        </w:rPr>
        <w:t>leap. This is followed in m. 4 by a fourth that is correctly prepared by a third and resolves downward onto a fifth. The remainder of the exercise contains two chains of dissonant syncopations (marked in green and blue in Example 22), which constitute the highlight of the generation and produce the characteristic suspended quality of fourth species counterpoint. The only questionable passage is the succession of two melodic fourths in the counterpoint line, E-A-D. While the resulting suspension chain is technically well formed, two consecutive leaps of a fourth outline a dissonant seventh, a configuration generally proscribed in species counterpoint on the grounds that successive leaps should outline consonant intervals (Jeppesen [1939] 1992, 86).</w:t>
      </w:r>
    </w:p>
    <w:p w14:paraId="55E711E0" w14:textId="77777777" w:rsidR="00A86C91" w:rsidRPr="009373F7" w:rsidRDefault="00000000">
      <w:pPr>
        <w:pStyle w:val="BodyText"/>
        <w:rPr>
          <w:lang w:val="en-CA"/>
        </w:rPr>
      </w:pPr>
      <w:r w:rsidRPr="00B80682">
        <w:rPr>
          <w:noProof/>
          <w:lang w:val="en-CA"/>
          <w:rPrChange w:id="468" w:author="Liam Pond, Mr" w:date="2026-09-16T14:36:00Z" w16du:dateUtc="2026-09-16T13:36:00Z">
            <w:rPr>
              <w:noProof/>
            </w:rPr>
          </w:rPrChange>
        </w:rPr>
        <w:drawing>
          <wp:inline distT="0" distB="0" distL="0" distR="0" wp14:anchorId="07E16CD8" wp14:editId="6B2C655E">
            <wp:extent cx="5943600" cy="1037492"/>
            <wp:effectExtent l="0" t="0" r="0" b="4445"/>
            <wp:docPr id="85" name="Picture"/>
            <wp:cNvGraphicFramePr/>
            <a:graphic xmlns:a="http://schemas.openxmlformats.org/drawingml/2006/main">
              <a:graphicData uri="http://schemas.openxmlformats.org/drawingml/2006/picture">
                <pic:pic xmlns:pic="http://schemas.openxmlformats.org/drawingml/2006/picture">
                  <pic:nvPicPr>
                    <pic:cNvPr id="85" name="Picture"/>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943600" cy="1037492"/>
                    </a:xfrm>
                    <a:prstGeom prst="rect">
                      <a:avLst/>
                    </a:prstGeom>
                    <a:noFill/>
                    <a:ln w="9525">
                      <a:noFill/>
                      <a:headEnd/>
                      <a:tailEnd/>
                    </a:ln>
                  </pic:spPr>
                </pic:pic>
              </a:graphicData>
            </a:graphic>
          </wp:inline>
        </w:drawing>
      </w:r>
    </w:p>
    <w:p w14:paraId="1CA5A361" w14:textId="77777777" w:rsidR="00A86C91" w:rsidRPr="009373F7" w:rsidRDefault="00000000">
      <w:pPr>
        <w:pStyle w:val="BodyText"/>
        <w:rPr>
          <w:lang w:val="en-CA"/>
        </w:rPr>
      </w:pPr>
      <w:r w:rsidRPr="009373F7">
        <w:rPr>
          <w:lang w:val="en-CA"/>
        </w:rPr>
        <w:t>Example 23. Cantus in C, above, fourth species, generated by Gemini 3.1 Pro.</w:t>
      </w:r>
    </w:p>
    <w:p w14:paraId="19799463" w14:textId="37005A74" w:rsidR="00A86C91" w:rsidRPr="009373F7" w:rsidRDefault="00000000">
      <w:pPr>
        <w:pStyle w:val="BodyText"/>
        <w:rPr>
          <w:lang w:val="en-CA"/>
        </w:rPr>
      </w:pPr>
      <w:r w:rsidRPr="009373F7">
        <w:rPr>
          <w:lang w:val="en-CA"/>
        </w:rPr>
        <w:t>[2.36] Finally, Gemini produced a markedly different solution on the same cantus firmus. The interval pool is notably rich, featuring a balanced mix of consonant and dissonant syncopations. Gemini respects the conventional limit of no more than three consecutive syncopations of the same type and offers an impressive chain of three consecutive 2-3 suspensions initiated by a legitimate unison, as prescribed in the guide. This chain creates a compelling cadential motion and places the melodic climax in the final portion of the exercise, consistent with the principle that the climax should appear toward the end of the line (Lewin 1983, 43). The necessity of reaching this chain of dissonances means that Gemini does not face the same constraints as Claude in the earlier measures and must leap sooner to position the counterpoint line for this critical passage. As a result, the double</w:t>
      </w:r>
      <w:r w:rsidR="00B95A25" w:rsidRPr="009373F7">
        <w:rPr>
          <w:lang w:val="en-CA"/>
        </w:rPr>
        <w:t>-</w:t>
      </w:r>
      <w:r w:rsidRPr="009373F7">
        <w:rPr>
          <w:lang w:val="en-CA"/>
        </w:rPr>
        <w:t>fourth constellation noted in the ChatGPT version is avoided altogether</w:t>
      </w:r>
      <w:r w:rsidR="00B95A25" w:rsidRPr="009373F7">
        <w:rPr>
          <w:lang w:val="en-CA"/>
        </w:rPr>
        <w:t xml:space="preserve"> here</w:t>
      </w:r>
      <w:r w:rsidRPr="009373F7">
        <w:rPr>
          <w:lang w:val="en-CA"/>
        </w:rPr>
        <w:t xml:space="preserve">. The </w:t>
      </w:r>
      <w:r w:rsidRPr="009373F7">
        <w:rPr>
          <w:lang w:val="en-CA"/>
        </w:rPr>
        <w:lastRenderedPageBreak/>
        <w:t>generation displays a strong capacity for reasoning about dissonance planning and for correctly interpreting the interrelated set of rules encoded in the guide.</w:t>
      </w:r>
    </w:p>
    <w:p w14:paraId="683E4CC4" w14:textId="16232F3B" w:rsidR="00A86C91" w:rsidRPr="00B80682" w:rsidRDefault="00000000">
      <w:pPr>
        <w:pStyle w:val="BodyText"/>
        <w:rPr>
          <w:lang w:val="en-CA"/>
          <w:rPrChange w:id="469" w:author="Liam Pond, Mr" w:date="2026-09-16T14:36:00Z" w16du:dateUtc="2026-09-16T13:36:00Z">
            <w:rPr/>
          </w:rPrChange>
        </w:rPr>
      </w:pPr>
      <w:r w:rsidRPr="009373F7">
        <w:rPr>
          <w:lang w:val="en-CA"/>
        </w:rPr>
        <w:t>[2.37] Another remarkable feature is Gemini</w:t>
      </w:r>
      <w:r w:rsidR="00631897">
        <w:rPr>
          <w:lang w:val="en-CA"/>
        </w:rPr>
        <w:t>’</w:t>
      </w:r>
      <w:r w:rsidRPr="009373F7">
        <w:rPr>
          <w:lang w:val="en-CA"/>
        </w:rPr>
        <w:t>s ability to identify demanding solutions and deploy them in a stylistically appropriate manner. The B</w:t>
      </w:r>
      <w:ins w:id="470" w:author="Liam Pond, Mr" w:date="2026-09-16T18:59:00Z" w16du:dateUtc="2026-09-16T17:59:00Z">
        <w:r w:rsidR="00324806">
          <w:rPr>
            <w:rFonts w:ascii="Segoe UI Symbol" w:hAnsi="Segoe UI Symbol" w:cs="Segoe UI Symbol"/>
          </w:rPr>
          <w:t>♭</w:t>
        </w:r>
      </w:ins>
      <w:del w:id="471" w:author="Liam Pond, Mr" w:date="2026-09-16T18:59:00Z" w16du:dateUtc="2026-09-16T17:59:00Z">
        <w:r w:rsidRPr="00B80682" w:rsidDel="00324806">
          <w:rPr>
            <w:lang w:val="en-CA"/>
            <w:rPrChange w:id="472" w:author="Liam Pond, Mr" w:date="2026-09-16T14:36:00Z" w16du:dateUtc="2026-09-16T13:36:00Z">
              <w:rPr/>
            </w:rPrChange>
          </w:rPr>
          <w:delText>b</w:delText>
        </w:r>
      </w:del>
      <w:r w:rsidRPr="00B80682">
        <w:rPr>
          <w:lang w:val="en-CA"/>
          <w:rPrChange w:id="473" w:author="Liam Pond, Mr" w:date="2026-09-16T14:36:00Z" w16du:dateUtc="2026-09-16T13:36:00Z">
            <w:rPr/>
          </w:rPrChange>
        </w:rPr>
        <w:t xml:space="preserve"> in m. 3 provides a telling example. Where ChatGPT selected a D in the same metric position, Gemini appears to have evaluated a broader solution space, recognizing the possibility of flattening the B in order to avoid a vertical tritone. This behavior closely resembles what a human composer might arrive at through iterative evaluation of available pitch choices.</w:t>
      </w:r>
    </w:p>
    <w:p w14:paraId="3913DAE3" w14:textId="77777777" w:rsidR="00A86C91" w:rsidRPr="00B80682" w:rsidRDefault="00000000">
      <w:pPr>
        <w:pStyle w:val="Heading3"/>
        <w:rPr>
          <w:lang w:val="en-CA"/>
          <w:rPrChange w:id="474" w:author="Liam Pond, Mr" w:date="2026-09-16T14:36:00Z" w16du:dateUtc="2026-09-16T13:36:00Z">
            <w:rPr/>
          </w:rPrChange>
        </w:rPr>
      </w:pPr>
      <w:bookmarkStart w:id="475" w:name="fifth-species"/>
      <w:bookmarkEnd w:id="465"/>
      <w:r w:rsidRPr="00B80682">
        <w:rPr>
          <w:lang w:val="en-CA"/>
          <w:rPrChange w:id="476" w:author="Liam Pond, Mr" w:date="2026-09-16T14:36:00Z" w16du:dateUtc="2026-09-16T13:36:00Z">
            <w:rPr/>
          </w:rPrChange>
        </w:rPr>
        <w:t>Fifth Species</w:t>
      </w:r>
    </w:p>
    <w:p w14:paraId="49C10E95" w14:textId="148DF9A4" w:rsidR="00A86C91" w:rsidRPr="00B80682" w:rsidRDefault="00000000">
      <w:pPr>
        <w:pStyle w:val="FirstParagraph"/>
        <w:rPr>
          <w:lang w:val="en-CA"/>
          <w:rPrChange w:id="477" w:author="Liam Pond, Mr" w:date="2026-09-16T14:36:00Z" w16du:dateUtc="2026-09-16T13:36:00Z">
            <w:rPr/>
          </w:rPrChange>
        </w:rPr>
      </w:pPr>
      <w:r w:rsidRPr="00B80682">
        <w:rPr>
          <w:lang w:val="en-CA"/>
          <w:rPrChange w:id="478" w:author="Liam Pond, Mr" w:date="2026-09-16T14:36:00Z" w16du:dateUtc="2026-09-16T13:36:00Z">
            <w:rPr/>
          </w:rPrChange>
        </w:rPr>
        <w:t xml:space="preserve">[2.38] Fifth species is by far the most complex and demanding task for the models to solve. As the statistical results </w:t>
      </w:r>
      <w:r w:rsidR="00B95A25" w:rsidRPr="00B80682">
        <w:rPr>
          <w:lang w:val="en-CA"/>
          <w:rPrChange w:id="479" w:author="Liam Pond, Mr" w:date="2026-09-16T14:36:00Z" w16du:dateUtc="2026-09-16T13:36:00Z">
            <w:rPr/>
          </w:rPrChange>
        </w:rPr>
        <w:t>show</w:t>
      </w:r>
      <w:r w:rsidRPr="00B80682">
        <w:rPr>
          <w:lang w:val="en-CA"/>
          <w:rPrChange w:id="480" w:author="Liam Pond, Mr" w:date="2026-09-16T14:36:00Z" w16du:dateUtc="2026-09-16T13:36:00Z">
            <w:rPr/>
          </w:rPrChange>
        </w:rPr>
        <w:t xml:space="preserve">, no model </w:t>
      </w:r>
      <w:r w:rsidR="00B95A25" w:rsidRPr="00B80682">
        <w:rPr>
          <w:lang w:val="en-CA"/>
          <w:rPrChange w:id="481" w:author="Liam Pond, Mr" w:date="2026-09-16T14:36:00Z" w16du:dateUtc="2026-09-16T13:36:00Z">
            <w:rPr/>
          </w:rPrChange>
        </w:rPr>
        <w:t>produced</w:t>
      </w:r>
      <w:r w:rsidRPr="00B80682">
        <w:rPr>
          <w:lang w:val="en-CA"/>
          <w:rPrChange w:id="482" w:author="Liam Pond, Mr" w:date="2026-09-16T14:36:00Z" w16du:dateUtc="2026-09-16T13:36:00Z">
            <w:rPr/>
          </w:rPrChange>
        </w:rPr>
        <w:t xml:space="preserve"> violation-free generation in this species. Since the statistical analysis already documents the general difficulties encountered by all three models, we instead </w:t>
      </w:r>
      <w:r w:rsidR="00C05420" w:rsidRPr="00B80682">
        <w:rPr>
          <w:lang w:val="en-CA"/>
          <w:rPrChange w:id="483" w:author="Liam Pond, Mr" w:date="2026-09-16T14:36:00Z" w16du:dateUtc="2026-09-16T13:36:00Z">
            <w:rPr/>
          </w:rPrChange>
        </w:rPr>
        <w:t xml:space="preserve">chose </w:t>
      </w:r>
      <w:r w:rsidRPr="00B80682">
        <w:rPr>
          <w:lang w:val="en-CA"/>
          <w:rPrChange w:id="484" w:author="Liam Pond, Mr" w:date="2026-09-16T14:36:00Z" w16du:dateUtc="2026-09-16T13:36:00Z">
            <w:rPr/>
          </w:rPrChange>
        </w:rPr>
        <w:t xml:space="preserve">to present some of the best generations from the entire corpus, drawn from the low-violation tier of the distribution (M2), to </w:t>
      </w:r>
      <w:r w:rsidR="00C05420" w:rsidRPr="00B80682">
        <w:rPr>
          <w:lang w:val="en-CA"/>
          <w:rPrChange w:id="485" w:author="Liam Pond, Mr" w:date="2026-09-16T14:36:00Z" w16du:dateUtc="2026-09-16T13:36:00Z">
            <w:rPr/>
          </w:rPrChange>
        </w:rPr>
        <w:t>showcase</w:t>
      </w:r>
      <w:r w:rsidRPr="00B80682">
        <w:rPr>
          <w:lang w:val="en-CA"/>
          <w:rPrChange w:id="486" w:author="Liam Pond, Mr" w:date="2026-09-16T14:36:00Z" w16du:dateUtc="2026-09-16T13:36:00Z">
            <w:rPr/>
          </w:rPrChange>
        </w:rPr>
        <w:t xml:space="preserve"> each model at its best. This entails a methodological departure from the approach adopted for the other species: rather than comparing three generations against the same cantus firmus, we selected one of the strongest outputs for each model, regardless of the cantus firmus used, because when a given model produced a strong result on a particular cantus firmus, the other two models typically performed poorly on that same cantus, making direct comparison less informative than in the preceding species.</w:t>
      </w:r>
    </w:p>
    <w:p w14:paraId="0E5934FC" w14:textId="07B34554" w:rsidR="00A86C91" w:rsidRPr="009373F7" w:rsidRDefault="00AD69FC">
      <w:pPr>
        <w:pStyle w:val="BodyText"/>
        <w:rPr>
          <w:lang w:val="en-CA"/>
        </w:rPr>
      </w:pPr>
      <w:r w:rsidRPr="00B80682">
        <w:rPr>
          <w:noProof/>
          <w:lang w:val="en-CA"/>
          <w:rPrChange w:id="487" w:author="Liam Pond, Mr" w:date="2026-09-16T14:36:00Z" w16du:dateUtc="2026-09-16T13:36:00Z">
            <w:rPr>
              <w:noProof/>
            </w:rPr>
          </w:rPrChange>
        </w:rPr>
        <w:drawing>
          <wp:inline distT="0" distB="0" distL="0" distR="0" wp14:anchorId="037751C7" wp14:editId="472F94A9">
            <wp:extent cx="5943600" cy="1035050"/>
            <wp:effectExtent l="0" t="0" r="0" b="6350"/>
            <wp:docPr id="529806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06774" name=""/>
                    <pic:cNvPicPr/>
                  </pic:nvPicPr>
                  <pic:blipFill>
                    <a:blip r:embed="rId25"/>
                    <a:stretch>
                      <a:fillRect/>
                    </a:stretch>
                  </pic:blipFill>
                  <pic:spPr>
                    <a:xfrm>
                      <a:off x="0" y="0"/>
                      <a:ext cx="5943600" cy="1035050"/>
                    </a:xfrm>
                    <a:prstGeom prst="rect">
                      <a:avLst/>
                    </a:prstGeom>
                  </pic:spPr>
                </pic:pic>
              </a:graphicData>
            </a:graphic>
          </wp:inline>
        </w:drawing>
      </w:r>
    </w:p>
    <w:p w14:paraId="0F526CA2" w14:textId="0B1428E0" w:rsidR="00A86C91" w:rsidRPr="009373F7" w:rsidRDefault="00000000">
      <w:pPr>
        <w:pStyle w:val="BodyText"/>
        <w:rPr>
          <w:lang w:val="en-CA"/>
        </w:rPr>
      </w:pPr>
      <w:r w:rsidRPr="009373F7">
        <w:rPr>
          <w:lang w:val="en-CA"/>
        </w:rPr>
        <w:t>Example 24. Cantus in C, below, fifth species, generated by Claude Opus 4.6.</w:t>
      </w:r>
    </w:p>
    <w:p w14:paraId="681E4875" w14:textId="45591822" w:rsidR="00A86C91" w:rsidRPr="009373F7" w:rsidRDefault="00000000">
      <w:pPr>
        <w:pStyle w:val="BodyText"/>
        <w:rPr>
          <w:lang w:val="en-CA"/>
        </w:rPr>
      </w:pPr>
      <w:r w:rsidRPr="009373F7">
        <w:rPr>
          <w:lang w:val="en-CA"/>
        </w:rPr>
        <w:t>[2.39] Example 24 illustrates visually one of the recurring difficulties of the generation process. As the statistical observations confirm, generating the counterpoint voice in the lower part has generally proved more problematic, and this Claude output makes that tendency explicit. In m. 7, the dissonant fourth is resolved improperly: a downward resolution would produce a tritone, yet no adjustment is made to avoid it. The preparation of the dissonance is correct, however, which is unfortunately not the case in the antepenultimate measure, where the dissonant fourth is correctly placed</w:t>
      </w:r>
      <w:r w:rsidR="00B95A25" w:rsidRPr="009373F7">
        <w:rPr>
          <w:lang w:val="en-CA"/>
        </w:rPr>
        <w:t>,</w:t>
      </w:r>
      <w:r w:rsidRPr="009373F7">
        <w:rPr>
          <w:lang w:val="en-CA"/>
        </w:rPr>
        <w:t xml:space="preserve"> but its preparation does not sustain a half note, and the resolution arrives too late, falling on the fourth beat rather than the third. It should be noted that not all dissonances are handled incorrectly. In mm. 8 and 9, the syncopated fourth is correctly prepared by a sixth, features an ornamented dissonance, and resolves properly to the fifth. One can </w:t>
      </w:r>
      <w:r w:rsidR="004D1341" w:rsidRPr="009373F7">
        <w:rPr>
          <w:lang w:val="en-CA"/>
        </w:rPr>
        <w:t>deduce</w:t>
      </w:r>
      <w:r w:rsidRPr="009373F7">
        <w:rPr>
          <w:lang w:val="en-CA"/>
        </w:rPr>
        <w:t xml:space="preserve"> from this contrast that </w:t>
      </w:r>
      <w:r w:rsidRPr="009373F7">
        <w:rPr>
          <w:lang w:val="en-CA"/>
        </w:rPr>
        <w:lastRenderedPageBreak/>
        <w:t xml:space="preserve">the difficulty is highly localized: the model struggles to find a correct solution within specific contrapuntal configurations rather than failing systematically. A further problem is, once again, melodic repetition, as shown in mm. 9 and 10 with the recurring series of D and C. Although the guide explicitly discourages such repetition, Claude struggles here to produce a line that sounds both innovative and plausible to a human ear. This difficulty, moreover, </w:t>
      </w:r>
      <w:r w:rsidR="00B95A25" w:rsidRPr="009373F7">
        <w:rPr>
          <w:lang w:val="en-CA"/>
        </w:rPr>
        <w:t xml:space="preserve">appears </w:t>
      </w:r>
      <w:r w:rsidRPr="009373F7">
        <w:rPr>
          <w:lang w:val="en-CA"/>
        </w:rPr>
        <w:t xml:space="preserve">to have influenced the dissonance error in the cadential movement. The direct octave in m. 8 could have been avoided had an E been used instead of a C; the incorrect dissonance in m. 7 created a constrained surrounding that made it difficult to prevent this parallel motion. This example thus demonstrates how a single localized error can propagate through the contrapuntal texture, compounding difficulties the model </w:t>
      </w:r>
      <w:r w:rsidR="00C05420" w:rsidRPr="009373F7">
        <w:rPr>
          <w:lang w:val="en-CA"/>
        </w:rPr>
        <w:t>cannot</w:t>
      </w:r>
      <w:r w:rsidRPr="009373F7">
        <w:rPr>
          <w:lang w:val="en-CA"/>
        </w:rPr>
        <w:t xml:space="preserve"> resolve independently.</w:t>
      </w:r>
    </w:p>
    <w:p w14:paraId="6CCEA6E3" w14:textId="265D9F51" w:rsidR="00A86C91" w:rsidRPr="009373F7" w:rsidRDefault="0056097A">
      <w:pPr>
        <w:pStyle w:val="BodyText"/>
        <w:rPr>
          <w:lang w:val="en-CA"/>
        </w:rPr>
      </w:pPr>
      <w:r w:rsidRPr="00B80682">
        <w:rPr>
          <w:noProof/>
          <w:lang w:val="en-CA"/>
          <w:rPrChange w:id="488" w:author="Liam Pond, Mr" w:date="2026-09-16T14:36:00Z" w16du:dateUtc="2026-09-16T13:36:00Z">
            <w:rPr>
              <w:noProof/>
            </w:rPr>
          </w:rPrChange>
        </w:rPr>
        <w:drawing>
          <wp:inline distT="0" distB="0" distL="0" distR="0" wp14:anchorId="03FD5052" wp14:editId="720DF023">
            <wp:extent cx="5943600" cy="1204595"/>
            <wp:effectExtent l="0" t="0" r="0" b="1905"/>
            <wp:docPr id="10061862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86248" name=""/>
                    <pic:cNvPicPr/>
                  </pic:nvPicPr>
                  <pic:blipFill>
                    <a:blip r:embed="rId26"/>
                    <a:stretch>
                      <a:fillRect/>
                    </a:stretch>
                  </pic:blipFill>
                  <pic:spPr>
                    <a:xfrm>
                      <a:off x="0" y="0"/>
                      <a:ext cx="5943600" cy="1204595"/>
                    </a:xfrm>
                    <a:prstGeom prst="rect">
                      <a:avLst/>
                    </a:prstGeom>
                  </pic:spPr>
                </pic:pic>
              </a:graphicData>
            </a:graphic>
          </wp:inline>
        </w:drawing>
      </w:r>
    </w:p>
    <w:p w14:paraId="4EE5525E" w14:textId="77777777" w:rsidR="00A86C91" w:rsidRPr="009373F7" w:rsidRDefault="00000000">
      <w:pPr>
        <w:pStyle w:val="BodyText"/>
        <w:rPr>
          <w:lang w:val="en-CA"/>
        </w:rPr>
      </w:pPr>
      <w:r w:rsidRPr="009373F7">
        <w:rPr>
          <w:lang w:val="en-CA"/>
        </w:rPr>
        <w:t>Example 25. Cantus in C, above, fifth species, generated by Gemini 3.1 Pro.</w:t>
      </w:r>
    </w:p>
    <w:p w14:paraId="4E95BC62" w14:textId="27CB3C66" w:rsidR="00A86C91" w:rsidRPr="009373F7" w:rsidRDefault="00000000">
      <w:pPr>
        <w:pStyle w:val="BodyText"/>
        <w:rPr>
          <w:lang w:val="en-CA"/>
        </w:rPr>
      </w:pPr>
      <w:r w:rsidRPr="009373F7">
        <w:rPr>
          <w:lang w:val="en-CA"/>
        </w:rPr>
        <w:t xml:space="preserve">[2.40] The most significant problem in </w:t>
      </w:r>
      <w:r w:rsidR="004D1341" w:rsidRPr="009373F7">
        <w:rPr>
          <w:lang w:val="en-CA"/>
        </w:rPr>
        <w:t xml:space="preserve">Example 25, which displays a </w:t>
      </w:r>
      <w:r w:rsidRPr="009373F7">
        <w:rPr>
          <w:lang w:val="en-CA"/>
        </w:rPr>
        <w:t>Gemini generation</w:t>
      </w:r>
      <w:r w:rsidR="004D1341" w:rsidRPr="009373F7">
        <w:rPr>
          <w:lang w:val="en-CA"/>
        </w:rPr>
        <w:t>,</w:t>
      </w:r>
      <w:r w:rsidRPr="009373F7">
        <w:rPr>
          <w:lang w:val="en-CA"/>
        </w:rPr>
        <w:t xml:space="preserve"> occurs </w:t>
      </w:r>
      <w:r w:rsidR="004D1341" w:rsidRPr="009373F7">
        <w:rPr>
          <w:lang w:val="en-CA"/>
        </w:rPr>
        <w:t>at</w:t>
      </w:r>
      <w:r w:rsidRPr="009373F7">
        <w:rPr>
          <w:lang w:val="en-CA"/>
        </w:rPr>
        <w:t xml:space="preserve"> m. 4, where the counterpoint outlines a tritone. Beyond this deficiency, however, the remainder of the example flows convincingly within the idiom of Fuxian counterpoint. From m. 5 onward in particular, the generated voice exhibits the full range of what one expects from a florid counterpoint: varied rhythmic values, ornamentation of the syncopation through an </w:t>
      </w:r>
      <w:r w:rsidRPr="009373F7">
        <w:rPr>
          <w:i/>
          <w:iCs/>
          <w:lang w:val="en-CA"/>
        </w:rPr>
        <w:t>accentus</w:t>
      </w:r>
      <w:r w:rsidRPr="009373F7">
        <w:rPr>
          <w:lang w:val="en-CA"/>
        </w:rPr>
        <w:t xml:space="preserve"> figure, tone repetition, and eighth-note passages. The repetition of A in the antepenultimate measure is especially characteristic of the Palestrina style. Although five 7-6 syncopations occur within this span, the alternation between ornamented and unornamented forms of the suspension breaks any sense of mechanical repetition and may be understood as a reasonable license on the principle that no more than three identical consecutive syncopation types should appear. The tritone in m. 4 remains regrettable, but the generation can be categorized unmistakably as a florid counterpoint.</w:t>
      </w:r>
    </w:p>
    <w:p w14:paraId="6168EC71" w14:textId="49B48A34" w:rsidR="00A86C91" w:rsidRPr="009373F7" w:rsidRDefault="00AD69FC">
      <w:pPr>
        <w:pStyle w:val="BodyText"/>
        <w:rPr>
          <w:lang w:val="en-CA"/>
        </w:rPr>
      </w:pPr>
      <w:r w:rsidRPr="00B80682">
        <w:rPr>
          <w:noProof/>
          <w:lang w:val="en-CA"/>
          <w:rPrChange w:id="489" w:author="Liam Pond, Mr" w:date="2026-09-16T14:36:00Z" w16du:dateUtc="2026-09-16T13:36:00Z">
            <w:rPr>
              <w:noProof/>
            </w:rPr>
          </w:rPrChange>
        </w:rPr>
        <w:lastRenderedPageBreak/>
        <w:drawing>
          <wp:inline distT="0" distB="0" distL="0" distR="0" wp14:anchorId="2E26C203" wp14:editId="4E25ACE4">
            <wp:extent cx="5943600" cy="2778760"/>
            <wp:effectExtent l="0" t="0" r="0" b="2540"/>
            <wp:docPr id="144999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9774" name=""/>
                    <pic:cNvPicPr/>
                  </pic:nvPicPr>
                  <pic:blipFill>
                    <a:blip r:embed="rId27"/>
                    <a:stretch>
                      <a:fillRect/>
                    </a:stretch>
                  </pic:blipFill>
                  <pic:spPr>
                    <a:xfrm>
                      <a:off x="0" y="0"/>
                      <a:ext cx="5943600" cy="2778760"/>
                    </a:xfrm>
                    <a:prstGeom prst="rect">
                      <a:avLst/>
                    </a:prstGeom>
                  </pic:spPr>
                </pic:pic>
              </a:graphicData>
            </a:graphic>
          </wp:inline>
        </w:drawing>
      </w:r>
    </w:p>
    <w:p w14:paraId="69788C07" w14:textId="52BA2D3F" w:rsidR="00A86C91" w:rsidRPr="009373F7" w:rsidRDefault="00624526">
      <w:pPr>
        <w:pStyle w:val="BodyText"/>
        <w:rPr>
          <w:lang w:val="en-CA"/>
        </w:rPr>
      </w:pPr>
      <w:r w:rsidRPr="009373F7">
        <w:rPr>
          <w:lang w:val="en-CA"/>
        </w:rPr>
        <w:t>Example 26. Cantus in C, below, fifth species, generated by ChatGPT (GPT-5.4).</w:t>
      </w:r>
    </w:p>
    <w:p w14:paraId="50A0DD0E" w14:textId="44432A50" w:rsidR="00A86C91" w:rsidRPr="009373F7" w:rsidRDefault="00000000">
      <w:pPr>
        <w:pStyle w:val="BodyText"/>
        <w:rPr>
          <w:lang w:val="en-CA"/>
        </w:rPr>
      </w:pPr>
      <w:r w:rsidRPr="009373F7">
        <w:rPr>
          <w:lang w:val="en-CA"/>
        </w:rPr>
        <w:t xml:space="preserve">[2.41] Of the three models, ChatGPT produced the generation with the most remarkable melodic flow (Example 26), featuring well-shaped ascending and descending motion that </w:t>
      </w:r>
      <w:r w:rsidR="004D1341" w:rsidRPr="009373F7">
        <w:rPr>
          <w:lang w:val="en-CA"/>
        </w:rPr>
        <w:t>is,</w:t>
      </w:r>
      <w:r w:rsidRPr="009373F7">
        <w:rPr>
          <w:lang w:val="en-CA"/>
        </w:rPr>
        <w:t xml:space="preserve"> for the most part</w:t>
      </w:r>
      <w:r w:rsidR="004D1341" w:rsidRPr="009373F7">
        <w:rPr>
          <w:lang w:val="en-CA"/>
        </w:rPr>
        <w:t>,</w:t>
      </w:r>
      <w:r w:rsidRPr="009373F7">
        <w:rPr>
          <w:lang w:val="en-CA"/>
        </w:rPr>
        <w:t xml:space="preserve"> contrapuntally justified. Notably, this result was achieved with the cantus firmus placed above the counterpoint, a configuration that the statistical analysis identified as the most challenging for all three models. The only errors occur on the downbeat of mm. 4 and 12, where a direct fifth and a direct octave appear respectively. These two violations constitute the sole infractions in the entire generation. The florid counterpoint displays a genuine variety of rhythmic values and idiomatic configurations, even though no eighth notes are present. No major repetitive patterns occur, and the final cadence resumes the syncopation procedure as prescribed, confirming that the guide proved effective in steering ChatGPT toward </w:t>
      </w:r>
      <w:r w:rsidR="004D1341" w:rsidRPr="009373F7">
        <w:rPr>
          <w:lang w:val="en-CA"/>
        </w:rPr>
        <w:t>producing</w:t>
      </w:r>
      <w:r w:rsidRPr="009373F7">
        <w:rPr>
          <w:lang w:val="en-CA"/>
        </w:rPr>
        <w:t xml:space="preserve"> a well-formed florid counterpoint.</w:t>
      </w:r>
    </w:p>
    <w:p w14:paraId="464D4D3C" w14:textId="77777777" w:rsidR="00A86C91" w:rsidRPr="009373F7" w:rsidRDefault="00000000">
      <w:pPr>
        <w:pStyle w:val="Heading1"/>
        <w:rPr>
          <w:lang w:val="en-CA"/>
        </w:rPr>
      </w:pPr>
      <w:bookmarkStart w:id="490" w:name="conclusion"/>
      <w:bookmarkEnd w:id="16"/>
      <w:bookmarkEnd w:id="169"/>
      <w:bookmarkEnd w:id="475"/>
      <w:r w:rsidRPr="009373F7">
        <w:rPr>
          <w:lang w:val="en-CA"/>
        </w:rPr>
        <w:t>Conclusion</w:t>
      </w:r>
    </w:p>
    <w:p w14:paraId="688972C0" w14:textId="55E28E7A" w:rsidR="00B5148F" w:rsidRPr="009373F7" w:rsidRDefault="00000000" w:rsidP="00B5148F">
      <w:pPr>
        <w:pStyle w:val="FirstParagraph"/>
        <w:rPr>
          <w:lang w:val="en-CA"/>
        </w:rPr>
      </w:pPr>
      <w:r w:rsidRPr="009373F7">
        <w:rPr>
          <w:lang w:val="en-CA"/>
        </w:rPr>
        <w:t xml:space="preserve">[3.1] </w:t>
      </w:r>
      <w:r w:rsidR="00B5148F" w:rsidRPr="009373F7">
        <w:rPr>
          <w:lang w:val="en-CA"/>
        </w:rPr>
        <w:t xml:space="preserve">Contemporary large language models, when guided by carefully formulated natural-language instructions, can produce species counterpoint whose most successful instances approach the rule-compliance of a competent student. Such instances remain exceptional rather than typical: across the corpus, the majority of generations contain at least one violation, entirely error-free outputs are rare, and even explicit instruction does not eliminate a residual margin of error. </w:t>
      </w:r>
    </w:p>
    <w:p w14:paraId="66131FB2" w14:textId="113C2089" w:rsidR="00A86C91" w:rsidRPr="009373F7" w:rsidRDefault="00000000" w:rsidP="00B5148F">
      <w:pPr>
        <w:pStyle w:val="FirstParagraph"/>
        <w:rPr>
          <w:lang w:val="en-CA"/>
        </w:rPr>
      </w:pPr>
      <w:r w:rsidRPr="009373F7">
        <w:rPr>
          <w:lang w:val="en-CA"/>
        </w:rPr>
        <w:t>[3.2] The CAMBIATA workflow, combining species guides authored on the basis of Fux</w:t>
      </w:r>
      <w:r w:rsidR="00631897">
        <w:rPr>
          <w:lang w:val="en-CA"/>
        </w:rPr>
        <w:t>’</w:t>
      </w:r>
      <w:r w:rsidRPr="009373F7">
        <w:rPr>
          <w:lang w:val="en-CA"/>
        </w:rPr>
        <w:t xml:space="preserve">s pedagogical framework with automated evaluation </w:t>
      </w:r>
      <w:r w:rsidR="00C05420" w:rsidRPr="009373F7">
        <w:rPr>
          <w:lang w:val="en-CA"/>
        </w:rPr>
        <w:t>over</w:t>
      </w:r>
      <w:r w:rsidRPr="009373F7">
        <w:rPr>
          <w:lang w:val="en-CA"/>
        </w:rPr>
        <w:t xml:space="preserve"> 450 generations, has </w:t>
      </w:r>
      <w:r w:rsidR="00C05420" w:rsidRPr="009373F7">
        <w:rPr>
          <w:lang w:val="en-CA"/>
        </w:rPr>
        <w:t>enabled</w:t>
      </w:r>
      <w:r w:rsidRPr="009373F7">
        <w:rPr>
          <w:lang w:val="en-CA"/>
        </w:rPr>
        <w:t xml:space="preserve"> </w:t>
      </w:r>
      <w:r w:rsidR="00C05420" w:rsidRPr="009373F7">
        <w:rPr>
          <w:lang w:val="en-CA"/>
        </w:rPr>
        <w:t>assessment</w:t>
      </w:r>
      <w:r w:rsidRPr="009373F7">
        <w:rPr>
          <w:lang w:val="en-CA"/>
        </w:rPr>
        <w:t xml:space="preserve"> </w:t>
      </w:r>
      <w:r w:rsidR="00C05420" w:rsidRPr="009373F7">
        <w:rPr>
          <w:lang w:val="en-CA"/>
        </w:rPr>
        <w:t>of</w:t>
      </w:r>
      <w:r w:rsidRPr="009373F7">
        <w:rPr>
          <w:lang w:val="en-CA"/>
        </w:rPr>
        <w:t xml:space="preserve"> this claim both statistically and through close reading of the musical output. The statistical analysis identifies three regularities that hold consistently across the three models surveyed. The first concerns the model hierarchy: Gemini achieves the lowest mean violation count at 3.37 per </w:t>
      </w:r>
      <w:r w:rsidRPr="009373F7">
        <w:rPr>
          <w:lang w:val="en-CA"/>
        </w:rPr>
        <w:lastRenderedPageBreak/>
        <w:t xml:space="preserve">run, ChatGPT occupies an intermediate position at 3.98, and Claude shows the weakest rule compliance at 8.92. The second concerns species difficulty: </w:t>
      </w:r>
      <w:r w:rsidR="00C05420" w:rsidRPr="009373F7">
        <w:rPr>
          <w:lang w:val="en-CA"/>
        </w:rPr>
        <w:t>the first species is systematically the easiest of the five, and the third species systematically the hardest, with the second,</w:t>
      </w:r>
      <w:r w:rsidRPr="009373F7">
        <w:rPr>
          <w:lang w:val="en-CA"/>
        </w:rPr>
        <w:t xml:space="preserve"> fourth, and fifth species occupying a middle range whose internal ordering varies somewhat across models. </w:t>
      </w:r>
      <w:r w:rsidR="00EC5BB6" w:rsidRPr="009373F7">
        <w:rPr>
          <w:lang w:val="en-CA"/>
        </w:rPr>
        <w:t>The third recurring problem is positional</w:t>
      </w:r>
      <w:r w:rsidRPr="009373F7">
        <w:rPr>
          <w:lang w:val="en-CA"/>
        </w:rPr>
        <w:t>: all three models commit more violations when the counterpoint lies below the cantus firmus than when it lies above, an asymmetry that holds across species.</w:t>
      </w:r>
    </w:p>
    <w:p w14:paraId="06B3EE12" w14:textId="0CA139AE" w:rsidR="00A86C91" w:rsidRPr="009373F7" w:rsidRDefault="00000000">
      <w:pPr>
        <w:pStyle w:val="BodyText"/>
        <w:rPr>
          <w:lang w:val="en-CA"/>
        </w:rPr>
      </w:pPr>
      <w:r w:rsidRPr="009373F7">
        <w:rPr>
          <w:lang w:val="en-CA"/>
        </w:rPr>
        <w:t>[3.3] Beyond these shared regularities, each model exhibits a distinct error signature. Gemini</w:t>
      </w:r>
      <w:r w:rsidR="00631897">
        <w:rPr>
          <w:lang w:val="en-CA"/>
        </w:rPr>
        <w:t>’</w:t>
      </w:r>
      <w:r w:rsidRPr="009373F7">
        <w:rPr>
          <w:lang w:val="en-CA"/>
        </w:rPr>
        <w:t>s outputs suggest a capacity for planning across longer spans: its fourth-species chains of suspensions are well positioned within the line, its fifth-species generations display a solid competence in florid writing, and it commits no species-specific violation at all in second species. A paradox nevertheless remains around the tritone: as documented in M3, Gemini</w:t>
      </w:r>
      <w:r w:rsidR="00631897">
        <w:rPr>
          <w:lang w:val="en-CA"/>
        </w:rPr>
        <w:t>’</w:t>
      </w:r>
      <w:r w:rsidRPr="009373F7">
        <w:rPr>
          <w:lang w:val="en-CA"/>
        </w:rPr>
        <w:t>s evident command of vertical tritone management does not transfer to the outlined form, which it produces more frequently than any other model in the study. ChatGPT occupies an intermediate position that resists straightforward characterization. Its most distinctive statistical feature is a high concentration of non-conforming cadences, unmatched by the other two models; yet it achieves the lowest mean violation count in fourth species (2.47 against Gemini</w:t>
      </w:r>
      <w:r w:rsidR="00631897">
        <w:rPr>
          <w:lang w:val="en-CA"/>
        </w:rPr>
        <w:t>’</w:t>
      </w:r>
      <w:r w:rsidRPr="009373F7">
        <w:rPr>
          <w:lang w:val="en-CA"/>
        </w:rPr>
        <w:t>s 2.83), essentially matches Gemini in third (7.67 against 7.63), and its fifth-species generation produced the most compelling melodic flow in the corpus. When ChatGPT succeeds, it can reach a level of contrapuntal competence that neither of the other models consistently matches. Claude</w:t>
      </w:r>
      <w:r w:rsidR="00631897">
        <w:rPr>
          <w:lang w:val="en-CA"/>
        </w:rPr>
        <w:t>’</w:t>
      </w:r>
      <w:r w:rsidRPr="009373F7">
        <w:rPr>
          <w:lang w:val="en-CA"/>
        </w:rPr>
        <w:t>s difficulties, finally, prove the most systematic: the qualitative analysis traces them to an inconsistent interpretation of the consonance-to-dissonance schema, in which localized errors propagate through the contrapuntal texture and compound into broader non-compliance. Dissonance treatment alone accounts for 30% of its violations, and 77% of all unique Claude runs contain at least one dissonance infraction; beyond first species, the model does not produce a single perfect run, and its fourth-species average more than doubles from 4.87 above the cantus firmus to 11.87 below. The pattern suggests a model that has acquired a partial grasp of the contrapuntal framework: locally, individual voice-leading decisions may conform to the guide</w:t>
      </w:r>
      <w:r w:rsidR="00631897">
        <w:rPr>
          <w:lang w:val="en-CA"/>
        </w:rPr>
        <w:t>’</w:t>
      </w:r>
      <w:r w:rsidRPr="009373F7">
        <w:rPr>
          <w:lang w:val="en-CA"/>
        </w:rPr>
        <w:t>s directives, but the sustained coordination of those decisions across the full duration of an exercise proves unreliable, particularly where the rules shift according to voice position. Whether this inconsistency reflects a failure to internalize the relevant sections of the species guide, or a structural limitation in the model</w:t>
      </w:r>
      <w:r w:rsidR="00631897">
        <w:rPr>
          <w:lang w:val="en-CA"/>
        </w:rPr>
        <w:t>’</w:t>
      </w:r>
      <w:r w:rsidRPr="009373F7">
        <w:rPr>
          <w:lang w:val="en-CA"/>
        </w:rPr>
        <w:t xml:space="preserve">s capacity to maintain position-dependent rule sets, remains an open question that the present methodology </w:t>
      </w:r>
      <w:r w:rsidR="00EC5BB6" w:rsidRPr="009373F7">
        <w:rPr>
          <w:lang w:val="en-CA"/>
        </w:rPr>
        <w:t>has not been able to</w:t>
      </w:r>
      <w:r w:rsidRPr="009373F7">
        <w:rPr>
          <w:lang w:val="en-CA"/>
        </w:rPr>
        <w:t xml:space="preserve"> resolve.</w:t>
      </w:r>
    </w:p>
    <w:p w14:paraId="3FC0EC6D" w14:textId="25F650B2" w:rsidR="00A86C91" w:rsidRPr="009373F7" w:rsidRDefault="00000000">
      <w:pPr>
        <w:pStyle w:val="BodyText"/>
        <w:rPr>
          <w:lang w:val="en-CA"/>
        </w:rPr>
      </w:pPr>
      <w:r w:rsidRPr="009373F7">
        <w:rPr>
          <w:lang w:val="en-CA"/>
        </w:rPr>
        <w:t xml:space="preserve">[3.4] The experiment also brought to light a phenomenon </w:t>
      </w:r>
      <w:r w:rsidR="00D11911" w:rsidRPr="009373F7">
        <w:rPr>
          <w:lang w:val="en-CA"/>
        </w:rPr>
        <w:t>with</w:t>
      </w:r>
      <w:r w:rsidRPr="009373F7">
        <w:rPr>
          <w:lang w:val="en-CA"/>
        </w:rPr>
        <w:t xml:space="preserve"> methodological implications well beyond this study: the un</w:t>
      </w:r>
      <w:r w:rsidR="00D11911" w:rsidRPr="009373F7">
        <w:rPr>
          <w:lang w:val="en-CA"/>
        </w:rPr>
        <w:t>intend</w:t>
      </w:r>
      <w:r w:rsidRPr="009373F7">
        <w:rPr>
          <w:lang w:val="en-CA"/>
        </w:rPr>
        <w:t xml:space="preserve">ed duplication of outputs across independent </w:t>
      </w:r>
      <w:r w:rsidR="00EC5BB6" w:rsidRPr="009373F7">
        <w:rPr>
          <w:lang w:val="en-CA"/>
        </w:rPr>
        <w:t>runs</w:t>
      </w:r>
      <w:r w:rsidRPr="009373F7">
        <w:rPr>
          <w:lang w:val="en-CA"/>
        </w:rPr>
        <w:t xml:space="preserve"> </w:t>
      </w:r>
      <w:r w:rsidR="00EC5BB6" w:rsidRPr="009373F7">
        <w:rPr>
          <w:lang w:val="en-CA"/>
        </w:rPr>
        <w:t>of generation</w:t>
      </w:r>
      <w:r w:rsidRPr="009373F7">
        <w:rPr>
          <w:lang w:val="en-CA"/>
        </w:rPr>
        <w:t xml:space="preserve">, </w:t>
      </w:r>
      <w:r w:rsidR="00D11911" w:rsidRPr="009373F7">
        <w:rPr>
          <w:lang w:val="en-CA"/>
        </w:rPr>
        <w:t xml:space="preserve">as </w:t>
      </w:r>
      <w:r w:rsidRPr="009373F7">
        <w:rPr>
          <w:lang w:val="en-CA"/>
        </w:rPr>
        <w:t>documented above. Under the highly constrained conditions of a species counterpoint exercise, the models</w:t>
      </w:r>
      <w:r w:rsidR="00631897">
        <w:rPr>
          <w:lang w:val="en-CA"/>
        </w:rPr>
        <w:t>’</w:t>
      </w:r>
      <w:r w:rsidRPr="009373F7">
        <w:rPr>
          <w:lang w:val="en-CA"/>
        </w:rPr>
        <w:t xml:space="preserve"> sampling process collapses toward a single solution for a given prompt, effectively </w:t>
      </w:r>
      <w:r w:rsidRPr="009373F7">
        <w:rPr>
          <w:lang w:val="en-CA"/>
        </w:rPr>
        <w:lastRenderedPageBreak/>
        <w:t>neutralizing the stochastic dimension of the generation. Whether this convergence reflects a property of the task (a solution space small enough that the most probable path dominates), a property of the models</w:t>
      </w:r>
      <w:r w:rsidR="00631897">
        <w:rPr>
          <w:lang w:val="en-CA"/>
        </w:rPr>
        <w:t>’</w:t>
      </w:r>
      <w:r w:rsidRPr="009373F7">
        <w:rPr>
          <w:lang w:val="en-CA"/>
        </w:rPr>
        <w:t xml:space="preserve"> internal decoding machinery (which remains outside the experimenter</w:t>
      </w:r>
      <w:r w:rsidR="00631897">
        <w:rPr>
          <w:lang w:val="en-CA"/>
        </w:rPr>
        <w:t>’</w:t>
      </w:r>
      <w:r w:rsidRPr="009373F7">
        <w:rPr>
          <w:lang w:val="en-CA"/>
        </w:rPr>
        <w:t xml:space="preserve">s reach even at fixed sampling settings), or an interaction between the two, remains open. Future studies that employ repeated generation </w:t>
      </w:r>
      <w:r w:rsidR="00EC5BB6" w:rsidRPr="009373F7">
        <w:rPr>
          <w:lang w:val="en-CA"/>
        </w:rPr>
        <w:t>to</w:t>
      </w:r>
      <w:r w:rsidRPr="009373F7">
        <w:rPr>
          <w:lang w:val="en-CA"/>
        </w:rPr>
        <w:t xml:space="preserve"> measure model variability should treat duplicate detection as a routine preprocessing step.</w:t>
      </w:r>
    </w:p>
    <w:p w14:paraId="3192381D" w14:textId="28E6BD50" w:rsidR="007E1988" w:rsidRPr="009373F7" w:rsidRDefault="00000000" w:rsidP="008E19DA">
      <w:pPr>
        <w:pStyle w:val="BodyText"/>
        <w:rPr>
          <w:lang w:val="en-CA"/>
        </w:rPr>
      </w:pPr>
      <w:r w:rsidRPr="009373F7">
        <w:rPr>
          <w:lang w:val="en-CA"/>
        </w:rPr>
        <w:t>[3.5] Much remains to be done. In its current design, CAMBIATA operates as a single-pass system, with no mechanism for the model to revise its output in light of identified violations. An agentic architecture incorporating the rule checker</w:t>
      </w:r>
      <w:r w:rsidR="00631897">
        <w:rPr>
          <w:lang w:val="en-CA"/>
        </w:rPr>
        <w:t>’</w:t>
      </w:r>
      <w:r w:rsidRPr="009373F7">
        <w:rPr>
          <w:lang w:val="en-CA"/>
        </w:rPr>
        <w:t xml:space="preserve">s feedback into iterative prompting would bring the workflow closer to the process by which human students improve their counterpoint through correction. A hybrid methodology </w:t>
      </w:r>
      <w:r w:rsidR="00D11911" w:rsidRPr="009373F7">
        <w:rPr>
          <w:lang w:val="en-CA"/>
        </w:rPr>
        <w:t>that combines</w:t>
      </w:r>
      <w:r w:rsidRPr="009373F7">
        <w:rPr>
          <w:lang w:val="en-CA"/>
        </w:rPr>
        <w:t xml:space="preserve"> explicit rule documentation with statistical patterns extracted from a corpus of model counterpoints represents a further avenue, though </w:t>
      </w:r>
      <w:r w:rsidR="00D11911" w:rsidRPr="009373F7">
        <w:rPr>
          <w:lang w:val="en-CA"/>
        </w:rPr>
        <w:t>i</w:t>
      </w:r>
      <w:r w:rsidRPr="009373F7">
        <w:rPr>
          <w:lang w:val="en-CA"/>
        </w:rPr>
        <w:t>t raises its own questions about how to weight the two sources of constraint. Finally, the extension to three- and four-voice counterpoint constitutes a natural next step and a meaningful test of the scalability of the CAMBIATA approach.</w:t>
      </w:r>
      <w:bookmarkStart w:id="491" w:name="works-cited"/>
      <w:bookmarkEnd w:id="490"/>
    </w:p>
    <w:p w14:paraId="1A694416" w14:textId="14984B6C" w:rsidR="00A86C91" w:rsidRPr="009373F7" w:rsidRDefault="00000000">
      <w:pPr>
        <w:pStyle w:val="Heading1"/>
        <w:rPr>
          <w:lang w:val="en-CA"/>
        </w:rPr>
      </w:pPr>
      <w:r w:rsidRPr="009373F7">
        <w:rPr>
          <w:lang w:val="en-CA"/>
        </w:rPr>
        <w:t>Works Cited</w:t>
      </w:r>
    </w:p>
    <w:p w14:paraId="5365C7C6" w14:textId="5D23A766" w:rsidR="00A86C91" w:rsidRPr="009373F7" w:rsidRDefault="00000000">
      <w:pPr>
        <w:pStyle w:val="FirstParagraph"/>
        <w:ind w:left="567" w:hanging="567"/>
        <w:rPr>
          <w:lang w:val="en-CA"/>
        </w:rPr>
        <w:pPrChange w:id="492" w:author="Liam Pond, Mr" w:date="2026-09-16T15:00:00Z" w16du:dateUtc="2026-09-16T14:00:00Z">
          <w:pPr>
            <w:pStyle w:val="FirstParagraph"/>
          </w:pPr>
        </w:pPrChange>
      </w:pPr>
      <w:r w:rsidRPr="009373F7">
        <w:rPr>
          <w:lang w:val="en-CA"/>
        </w:rPr>
        <w:t xml:space="preserve">Anthropic. n.d. </w:t>
      </w:r>
      <w:r w:rsidR="00631897">
        <w:rPr>
          <w:lang w:val="en-CA"/>
        </w:rPr>
        <w:t>“</w:t>
      </w:r>
      <w:r w:rsidRPr="009373F7">
        <w:rPr>
          <w:lang w:val="en-CA"/>
        </w:rPr>
        <w:t>Create a Message.</w:t>
      </w:r>
      <w:r w:rsidR="00631897">
        <w:rPr>
          <w:lang w:val="en-CA"/>
        </w:rPr>
        <w:t>”</w:t>
      </w:r>
      <w:r w:rsidRPr="009373F7">
        <w:rPr>
          <w:lang w:val="en-CA"/>
        </w:rPr>
        <w:t xml:space="preserve"> </w:t>
      </w:r>
      <w:r w:rsidRPr="009373F7">
        <w:rPr>
          <w:i/>
          <w:iCs/>
          <w:lang w:val="en-CA"/>
        </w:rPr>
        <w:t>Anthropic API Reference</w:t>
      </w:r>
      <w:r w:rsidRPr="009373F7">
        <w:rPr>
          <w:lang w:val="en-CA"/>
        </w:rPr>
        <w:t>. Accessed April 3, 2026. https://platform.claude.com/docs/en/api/messages.</w:t>
      </w:r>
    </w:p>
    <w:p w14:paraId="02ADD139" w14:textId="567B03E0" w:rsidR="00A86C91" w:rsidRPr="009373F7" w:rsidRDefault="00000000">
      <w:pPr>
        <w:pStyle w:val="BodyText"/>
        <w:ind w:left="567" w:hanging="567"/>
        <w:rPr>
          <w:lang w:val="en-CA"/>
        </w:rPr>
        <w:pPrChange w:id="493" w:author="Liam Pond, Mr" w:date="2026-09-16T15:00:00Z" w16du:dateUtc="2026-09-16T14:00:00Z">
          <w:pPr>
            <w:pStyle w:val="BodyText"/>
          </w:pPr>
        </w:pPrChange>
      </w:pPr>
      <w:r w:rsidRPr="009373F7">
        <w:rPr>
          <w:lang w:val="en-CA"/>
        </w:rPr>
        <w:t xml:space="preserve">Brown, Tom B., Benjamin Mann, Nick Ryder, Melanie Subbiah, Jared Kaplan, Prafulla Dhariwal, Arvind Neelakantan, et al. 2020. </w:t>
      </w:r>
      <w:r w:rsidR="00631897">
        <w:rPr>
          <w:lang w:val="en-CA"/>
        </w:rPr>
        <w:t>“</w:t>
      </w:r>
      <w:r w:rsidRPr="009373F7">
        <w:rPr>
          <w:lang w:val="en-CA"/>
        </w:rPr>
        <w:t>Language Models are Few-Shot Learners.</w:t>
      </w:r>
      <w:r w:rsidR="00631897">
        <w:rPr>
          <w:lang w:val="en-CA"/>
        </w:rPr>
        <w:t>”</w:t>
      </w:r>
      <w:r w:rsidRPr="009373F7">
        <w:rPr>
          <w:lang w:val="en-CA"/>
        </w:rPr>
        <w:t xml:space="preserve"> In </w:t>
      </w:r>
      <w:r w:rsidRPr="009373F7">
        <w:rPr>
          <w:i/>
          <w:iCs/>
          <w:lang w:val="en-CA"/>
        </w:rPr>
        <w:t>Advances in Neural Information Processing Systems</w:t>
      </w:r>
      <w:r w:rsidRPr="009373F7">
        <w:rPr>
          <w:lang w:val="en-CA"/>
        </w:rPr>
        <w:t xml:space="preserve"> 33, edited by H. Larochelle, M. Ranzato, R. Hadsell, M. F. Balcan, and H. Lin, 1877–1901. Curran Associates.</w:t>
      </w:r>
    </w:p>
    <w:p w14:paraId="751063E5" w14:textId="20999FE5" w:rsidR="00A86C91" w:rsidRPr="009373F7" w:rsidRDefault="00000000">
      <w:pPr>
        <w:pStyle w:val="BodyText"/>
        <w:ind w:left="567" w:hanging="567"/>
        <w:rPr>
          <w:lang w:val="en-CA"/>
        </w:rPr>
        <w:pPrChange w:id="494" w:author="Liam Pond, Mr" w:date="2026-09-16T15:00:00Z" w16du:dateUtc="2026-09-16T14:00:00Z">
          <w:pPr>
            <w:pStyle w:val="BodyText"/>
          </w:pPr>
        </w:pPrChange>
      </w:pPr>
      <w:r w:rsidRPr="009373F7">
        <w:rPr>
          <w:lang w:val="en-CA"/>
        </w:rPr>
        <w:t xml:space="preserve">Cope, David. 1989. </w:t>
      </w:r>
      <w:r w:rsidR="00631897">
        <w:rPr>
          <w:lang w:val="en-CA"/>
        </w:rPr>
        <w:t>“</w:t>
      </w:r>
      <w:r w:rsidRPr="009373F7">
        <w:rPr>
          <w:lang w:val="en-CA"/>
        </w:rPr>
        <w:t>Experiments in Musical Intelligence (EMI): Non-Linear Linguistic-Based Composition.</w:t>
      </w:r>
      <w:r w:rsidR="00631897">
        <w:rPr>
          <w:lang w:val="en-CA"/>
        </w:rPr>
        <w:t>”</w:t>
      </w:r>
      <w:r w:rsidRPr="009373F7">
        <w:rPr>
          <w:lang w:val="en-CA"/>
        </w:rPr>
        <w:t xml:space="preserve"> </w:t>
      </w:r>
      <w:r w:rsidRPr="009373F7">
        <w:rPr>
          <w:i/>
          <w:iCs/>
          <w:lang w:val="en-CA"/>
        </w:rPr>
        <w:t>Interface</w:t>
      </w:r>
      <w:r w:rsidRPr="009373F7">
        <w:rPr>
          <w:lang w:val="en-CA"/>
        </w:rPr>
        <w:t xml:space="preserve"> 18 (1–2): 117–39. https://doi.org/10.1080/09298218908570541.</w:t>
      </w:r>
    </w:p>
    <w:p w14:paraId="10D52FAC" w14:textId="77777777" w:rsidR="00A86C91" w:rsidRPr="009373F7" w:rsidRDefault="00000000">
      <w:pPr>
        <w:pStyle w:val="BodyText"/>
        <w:ind w:left="567" w:hanging="567"/>
        <w:rPr>
          <w:lang w:val="en-CA"/>
        </w:rPr>
        <w:pPrChange w:id="495" w:author="Liam Pond, Mr" w:date="2026-09-16T15:00:00Z" w16du:dateUtc="2026-09-16T14:00:00Z">
          <w:pPr>
            <w:pStyle w:val="BodyText"/>
          </w:pPr>
        </w:pPrChange>
      </w:pPr>
      <w:r w:rsidRPr="009373F7">
        <w:rPr>
          <w:lang w:val="en-CA"/>
        </w:rPr>
        <w:t xml:space="preserve">Cope, David. 1996. </w:t>
      </w:r>
      <w:r w:rsidRPr="009373F7">
        <w:rPr>
          <w:i/>
          <w:iCs/>
          <w:lang w:val="en-CA"/>
        </w:rPr>
        <w:t>Experiments in Musical Intelligence</w:t>
      </w:r>
      <w:r w:rsidRPr="009373F7">
        <w:rPr>
          <w:lang w:val="en-CA"/>
        </w:rPr>
        <w:t>. Computer Music and Digital Audio Series 12. A-R Editions.</w:t>
      </w:r>
    </w:p>
    <w:p w14:paraId="5D92871D" w14:textId="4D97E275" w:rsidR="00A86C91" w:rsidRPr="009373F7" w:rsidRDefault="00000000">
      <w:pPr>
        <w:pStyle w:val="BodyText"/>
        <w:ind w:left="567" w:hanging="567"/>
        <w:rPr>
          <w:lang w:val="en-CA"/>
        </w:rPr>
        <w:pPrChange w:id="496" w:author="Liam Pond, Mr" w:date="2026-09-16T15:00:00Z" w16du:dateUtc="2026-09-16T14:00:00Z">
          <w:pPr>
            <w:pStyle w:val="BodyText"/>
          </w:pPr>
        </w:pPrChange>
      </w:pPr>
      <w:r w:rsidRPr="009373F7">
        <w:rPr>
          <w:lang w:val="en-CA"/>
        </w:rPr>
        <w:t xml:space="preserve">Cuthbert, Michael Scott, and Christopher Ariza. 2010. </w:t>
      </w:r>
      <w:r w:rsidR="00631897">
        <w:rPr>
          <w:lang w:val="en-CA"/>
        </w:rPr>
        <w:t>“</w:t>
      </w:r>
      <w:r w:rsidRPr="009373F7">
        <w:rPr>
          <w:lang w:val="en-CA"/>
        </w:rPr>
        <w:t>music21: A Toolkit for Computer-Aided Musicology and Symbolic Music Data.</w:t>
      </w:r>
      <w:r w:rsidR="00631897">
        <w:rPr>
          <w:lang w:val="en-CA"/>
        </w:rPr>
        <w:t>”</w:t>
      </w:r>
      <w:r w:rsidRPr="009373F7">
        <w:rPr>
          <w:lang w:val="en-CA"/>
        </w:rPr>
        <w:t xml:space="preserve"> In </w:t>
      </w:r>
      <w:r w:rsidRPr="009373F7">
        <w:rPr>
          <w:i/>
          <w:iCs/>
          <w:lang w:val="en-CA"/>
        </w:rPr>
        <w:t>Proceedings of the 11th International Society for Music Information Retrieval Conference (ISMIR 2010)</w:t>
      </w:r>
      <w:r w:rsidRPr="009373F7">
        <w:rPr>
          <w:lang w:val="en-CA"/>
        </w:rPr>
        <w:t>, 637–42. ISMIR.</w:t>
      </w:r>
    </w:p>
    <w:p w14:paraId="59565520" w14:textId="4484AEA3" w:rsidR="00A86C91" w:rsidRPr="009373F7" w:rsidRDefault="00000000">
      <w:pPr>
        <w:pStyle w:val="BodyText"/>
        <w:ind w:left="567" w:hanging="567"/>
        <w:rPr>
          <w:lang w:val="en-CA"/>
        </w:rPr>
        <w:pPrChange w:id="497" w:author="Liam Pond, Mr" w:date="2026-09-16T15:00:00Z" w16du:dateUtc="2026-09-16T14:00:00Z">
          <w:pPr>
            <w:pStyle w:val="BodyText"/>
          </w:pPr>
        </w:pPrChange>
      </w:pPr>
      <w:r w:rsidRPr="009373F7">
        <w:rPr>
          <w:lang w:val="en-CA"/>
        </w:rPr>
        <w:t xml:space="preserve">Dai, Congren, Yue Yang, Krinos Li, Huichi Zhou, Shijie Liang, Bo Zhang, Enyang Liu, et al. 2025. </w:t>
      </w:r>
      <w:r w:rsidR="00631897">
        <w:rPr>
          <w:lang w:val="en-CA"/>
        </w:rPr>
        <w:t>“</w:t>
      </w:r>
      <w:r w:rsidRPr="009373F7">
        <w:rPr>
          <w:lang w:val="en-CA"/>
        </w:rPr>
        <w:t>Musical Score Understanding Benchmark: Evaluating Large Language Models</w:t>
      </w:r>
      <w:r w:rsidR="00631897">
        <w:rPr>
          <w:lang w:val="en-CA"/>
        </w:rPr>
        <w:t>’</w:t>
      </w:r>
      <w:r w:rsidRPr="009373F7">
        <w:rPr>
          <w:lang w:val="en-CA"/>
        </w:rPr>
        <w:t xml:space="preserve"> Comprehension of Complete Musical Scores.</w:t>
      </w:r>
      <w:r w:rsidR="00631897">
        <w:rPr>
          <w:lang w:val="en-CA"/>
        </w:rPr>
        <w:t>”</w:t>
      </w:r>
      <w:r w:rsidRPr="009373F7">
        <w:rPr>
          <w:lang w:val="en-CA"/>
        </w:rPr>
        <w:t xml:space="preserve"> arXiv:2511.20697. Forthcoming in </w:t>
      </w:r>
      <w:r w:rsidRPr="009373F7">
        <w:rPr>
          <w:i/>
          <w:iCs/>
          <w:lang w:val="en-CA"/>
        </w:rPr>
        <w:lastRenderedPageBreak/>
        <w:t>Proceedings of the 64th Annual Meeting of the Association for Computational Linguistics</w:t>
      </w:r>
      <w:r w:rsidRPr="009373F7">
        <w:rPr>
          <w:lang w:val="en-CA"/>
        </w:rPr>
        <w:t>. https://arxiv.org/abs/2511.20697.</w:t>
      </w:r>
    </w:p>
    <w:p w14:paraId="600C948D" w14:textId="76659AB4" w:rsidR="00A86C91" w:rsidRPr="009373F7" w:rsidRDefault="00000000">
      <w:pPr>
        <w:pStyle w:val="BodyText"/>
        <w:ind w:left="567" w:hanging="567"/>
        <w:rPr>
          <w:lang w:val="en-CA"/>
        </w:rPr>
        <w:pPrChange w:id="498" w:author="Liam Pond, Mr" w:date="2026-09-16T15:00:00Z" w16du:dateUtc="2026-09-16T14:00:00Z">
          <w:pPr>
            <w:pStyle w:val="BodyText"/>
          </w:pPr>
        </w:pPrChange>
      </w:pPr>
      <w:r w:rsidRPr="009373F7">
        <w:rPr>
          <w:lang w:val="en-CA"/>
        </w:rPr>
        <w:t xml:space="preserve">Fux, Johann Joseph. (1725) 1965. </w:t>
      </w:r>
      <w:r w:rsidRPr="009373F7">
        <w:rPr>
          <w:i/>
          <w:iCs/>
          <w:lang w:val="en-CA"/>
        </w:rPr>
        <w:t>The Study of Counterpoint from Johann Joseph Fux</w:t>
      </w:r>
      <w:r w:rsidR="00631897">
        <w:rPr>
          <w:i/>
          <w:iCs/>
          <w:lang w:val="en-CA"/>
        </w:rPr>
        <w:t>’</w:t>
      </w:r>
      <w:r w:rsidRPr="009373F7">
        <w:rPr>
          <w:i/>
          <w:iCs/>
          <w:lang w:val="en-CA"/>
        </w:rPr>
        <w:t>s Gradus ad Parnassum</w:t>
      </w:r>
      <w:r w:rsidRPr="009373F7">
        <w:rPr>
          <w:lang w:val="en-CA"/>
        </w:rPr>
        <w:t>. Translated and edited by Alfred Mann, with the collaboration of John Edmunds. Rev. ed. W. W. Norton.</w:t>
      </w:r>
    </w:p>
    <w:p w14:paraId="5DABBC96" w14:textId="51F94014" w:rsidR="00A86C91" w:rsidRPr="009373F7" w:rsidRDefault="00000000">
      <w:pPr>
        <w:pStyle w:val="BodyText"/>
        <w:ind w:left="567" w:hanging="567"/>
        <w:rPr>
          <w:lang w:val="en-CA"/>
        </w:rPr>
        <w:pPrChange w:id="499" w:author="Liam Pond, Mr" w:date="2026-09-16T15:00:00Z" w16du:dateUtc="2026-09-16T14:00:00Z">
          <w:pPr>
            <w:pStyle w:val="BodyText"/>
          </w:pPr>
        </w:pPrChange>
      </w:pPr>
      <w:r w:rsidRPr="009373F7">
        <w:rPr>
          <w:lang w:val="en-CA"/>
        </w:rPr>
        <w:t xml:space="preserve">Google. n.d. </w:t>
      </w:r>
      <w:r w:rsidR="00631897">
        <w:rPr>
          <w:lang w:val="en-CA"/>
        </w:rPr>
        <w:t>“</w:t>
      </w:r>
      <w:r w:rsidRPr="009373F7">
        <w:rPr>
          <w:lang w:val="en-CA"/>
        </w:rPr>
        <w:t>Text Generation.</w:t>
      </w:r>
      <w:r w:rsidR="00631897">
        <w:rPr>
          <w:lang w:val="en-CA"/>
        </w:rPr>
        <w:t>”</w:t>
      </w:r>
      <w:r w:rsidRPr="009373F7">
        <w:rPr>
          <w:lang w:val="en-CA"/>
        </w:rPr>
        <w:t xml:space="preserve"> </w:t>
      </w:r>
      <w:r w:rsidRPr="009373F7">
        <w:rPr>
          <w:i/>
          <w:iCs/>
          <w:lang w:val="en-CA"/>
        </w:rPr>
        <w:t>Gemini API | Google AI for Developers</w:t>
      </w:r>
      <w:r w:rsidRPr="009373F7">
        <w:rPr>
          <w:lang w:val="en-CA"/>
        </w:rPr>
        <w:t>. Accessed April 3, 2026. https://ai.google.dev/gemini-api/docs/text-generation.</w:t>
      </w:r>
    </w:p>
    <w:p w14:paraId="206EBEC1" w14:textId="77777777" w:rsidR="00A86C91" w:rsidRPr="009373F7" w:rsidRDefault="00000000">
      <w:pPr>
        <w:pStyle w:val="BodyText"/>
        <w:ind w:left="567" w:hanging="567"/>
        <w:rPr>
          <w:lang w:val="en-CA"/>
        </w:rPr>
        <w:pPrChange w:id="500" w:author="Liam Pond, Mr" w:date="2026-09-16T15:00:00Z" w16du:dateUtc="2026-09-16T14:00:00Z">
          <w:pPr>
            <w:pStyle w:val="BodyText"/>
          </w:pPr>
        </w:pPrChange>
      </w:pPr>
      <w:r w:rsidRPr="009373F7">
        <w:rPr>
          <w:lang w:val="en-CA"/>
        </w:rPr>
        <w:t xml:space="preserve">Green, Douglass M., and Evan Jones. 2011. </w:t>
      </w:r>
      <w:r w:rsidRPr="009373F7">
        <w:rPr>
          <w:i/>
          <w:iCs/>
          <w:lang w:val="en-CA"/>
        </w:rPr>
        <w:t>The Principles and Practice of Modal Counterpoint</w:t>
      </w:r>
      <w:r w:rsidRPr="009373F7">
        <w:rPr>
          <w:lang w:val="en-CA"/>
        </w:rPr>
        <w:t>. Routledge.</w:t>
      </w:r>
    </w:p>
    <w:p w14:paraId="5398BA0B" w14:textId="4F94B27E" w:rsidR="00A86C91" w:rsidRPr="009373F7" w:rsidRDefault="00000000">
      <w:pPr>
        <w:pStyle w:val="BodyText"/>
        <w:ind w:left="567" w:hanging="567"/>
        <w:rPr>
          <w:lang w:val="en-CA"/>
        </w:rPr>
        <w:pPrChange w:id="501" w:author="Liam Pond, Mr" w:date="2026-09-16T15:00:00Z" w16du:dateUtc="2026-09-16T14:00:00Z">
          <w:pPr>
            <w:pStyle w:val="BodyText"/>
          </w:pPr>
        </w:pPrChange>
      </w:pPr>
      <w:r w:rsidRPr="009373F7">
        <w:rPr>
          <w:lang w:val="en-CA"/>
        </w:rPr>
        <w:t xml:space="preserve">Hadjeres, Gaëtan, François Pachet, and Frank Nielsen. 2017. </w:t>
      </w:r>
      <w:r w:rsidR="00631897">
        <w:rPr>
          <w:lang w:val="en-CA"/>
        </w:rPr>
        <w:t>“</w:t>
      </w:r>
      <w:r w:rsidRPr="009373F7">
        <w:rPr>
          <w:lang w:val="en-CA"/>
        </w:rPr>
        <w:t>DeepBach: A Steerable Model for Bach Chorales Generation.</w:t>
      </w:r>
      <w:r w:rsidR="00631897">
        <w:rPr>
          <w:lang w:val="en-CA"/>
        </w:rPr>
        <w:t>”</w:t>
      </w:r>
      <w:r w:rsidRPr="009373F7">
        <w:rPr>
          <w:lang w:val="en-CA"/>
        </w:rPr>
        <w:t xml:space="preserve"> In </w:t>
      </w:r>
      <w:r w:rsidRPr="009373F7">
        <w:rPr>
          <w:i/>
          <w:iCs/>
          <w:lang w:val="en-CA"/>
        </w:rPr>
        <w:t>Proceedings of the 34th International Conference on Machine Learning (ICML 2017)</w:t>
      </w:r>
      <w:r w:rsidRPr="009373F7">
        <w:rPr>
          <w:lang w:val="en-CA"/>
        </w:rPr>
        <w:t>, edited by Doina Precup and Yee Whye Teh, 1362–71. PMLR 70.</w:t>
      </w:r>
    </w:p>
    <w:p w14:paraId="25262039" w14:textId="62D5EA3A" w:rsidR="00A86C91" w:rsidRPr="009373F7" w:rsidRDefault="00000000">
      <w:pPr>
        <w:pStyle w:val="BodyText"/>
        <w:ind w:left="567" w:hanging="567"/>
        <w:rPr>
          <w:lang w:val="en-CA"/>
        </w:rPr>
        <w:pPrChange w:id="502" w:author="Liam Pond, Mr" w:date="2026-09-16T15:00:00Z" w16du:dateUtc="2026-09-16T14:00:00Z">
          <w:pPr>
            <w:pStyle w:val="BodyText"/>
          </w:pPr>
        </w:pPrChange>
      </w:pPr>
      <w:r w:rsidRPr="009373F7">
        <w:rPr>
          <w:lang w:val="en-CA"/>
        </w:rPr>
        <w:t xml:space="preserve">Herremans, Dorien, and Kenneth Sörensen. 2012. </w:t>
      </w:r>
      <w:r w:rsidR="00631897">
        <w:rPr>
          <w:lang w:val="en-CA"/>
        </w:rPr>
        <w:t>“</w:t>
      </w:r>
      <w:r w:rsidRPr="009373F7">
        <w:rPr>
          <w:lang w:val="en-CA"/>
        </w:rPr>
        <w:t>Composing First Species Counterpoint with a Variable Neighbourhood Search Algorithm.</w:t>
      </w:r>
      <w:r w:rsidR="00631897">
        <w:rPr>
          <w:lang w:val="en-CA"/>
        </w:rPr>
        <w:t>”</w:t>
      </w:r>
      <w:r w:rsidRPr="009373F7">
        <w:rPr>
          <w:lang w:val="en-CA"/>
        </w:rPr>
        <w:t xml:space="preserve"> </w:t>
      </w:r>
      <w:r w:rsidRPr="009373F7">
        <w:rPr>
          <w:i/>
          <w:iCs/>
          <w:lang w:val="en-CA"/>
        </w:rPr>
        <w:t>Journal of Mathematics and the Arts</w:t>
      </w:r>
      <w:r w:rsidRPr="009373F7">
        <w:rPr>
          <w:lang w:val="en-CA"/>
        </w:rPr>
        <w:t xml:space="preserve"> 6 (4): 169–89. https://doi.org/10.1080/17513472.2012.738554.</w:t>
      </w:r>
    </w:p>
    <w:p w14:paraId="42AEF795" w14:textId="22F5C36B" w:rsidR="00A86C91" w:rsidRPr="009373F7" w:rsidRDefault="00000000">
      <w:pPr>
        <w:pStyle w:val="BodyText"/>
        <w:ind w:left="567" w:hanging="567"/>
        <w:rPr>
          <w:lang w:val="en-CA"/>
        </w:rPr>
        <w:pPrChange w:id="503" w:author="Liam Pond, Mr" w:date="2026-09-16T15:00:00Z" w16du:dateUtc="2026-09-16T14:00:00Z">
          <w:pPr>
            <w:pStyle w:val="BodyText"/>
          </w:pPr>
        </w:pPrChange>
      </w:pPr>
      <w:r w:rsidRPr="009373F7">
        <w:rPr>
          <w:lang w:val="en-CA"/>
        </w:rPr>
        <w:t xml:space="preserve">Herremans, Dorien, and Kenneth Sörensen. 2013. </w:t>
      </w:r>
      <w:r w:rsidR="00631897">
        <w:rPr>
          <w:lang w:val="en-CA"/>
        </w:rPr>
        <w:t>“</w:t>
      </w:r>
      <w:r w:rsidRPr="009373F7">
        <w:rPr>
          <w:lang w:val="en-CA"/>
        </w:rPr>
        <w:t>Composing Fifth Species Counterpoint Music with a Variable Neighborhood Search Algorithm.</w:t>
      </w:r>
      <w:r w:rsidR="00631897">
        <w:rPr>
          <w:lang w:val="en-CA"/>
        </w:rPr>
        <w:t>”</w:t>
      </w:r>
      <w:r w:rsidRPr="009373F7">
        <w:rPr>
          <w:lang w:val="en-CA"/>
        </w:rPr>
        <w:t xml:space="preserve"> </w:t>
      </w:r>
      <w:r w:rsidRPr="009373F7">
        <w:rPr>
          <w:i/>
          <w:iCs/>
          <w:lang w:val="en-CA"/>
        </w:rPr>
        <w:t>Expert Systems with Applications</w:t>
      </w:r>
      <w:r w:rsidRPr="009373F7">
        <w:rPr>
          <w:lang w:val="en-CA"/>
        </w:rPr>
        <w:t xml:space="preserve"> 40 (16): 6427–37. https://doi.org/10.1016/j.eswa.2013.05.071.</w:t>
      </w:r>
    </w:p>
    <w:p w14:paraId="4D5CF6E7" w14:textId="77777777" w:rsidR="00A86C91" w:rsidRPr="009373F7" w:rsidRDefault="00000000">
      <w:pPr>
        <w:pStyle w:val="BodyText"/>
        <w:ind w:left="567" w:hanging="567"/>
        <w:rPr>
          <w:lang w:val="en-CA"/>
        </w:rPr>
        <w:pPrChange w:id="504" w:author="Liam Pond, Mr" w:date="2026-09-16T15:00:00Z" w16du:dateUtc="2026-09-16T14:00:00Z">
          <w:pPr>
            <w:pStyle w:val="BodyText"/>
          </w:pPr>
        </w:pPrChange>
      </w:pPr>
      <w:r w:rsidRPr="009373F7">
        <w:rPr>
          <w:lang w:val="en-CA"/>
        </w:rPr>
        <w:t xml:space="preserve">Jeppesen, Knud. (1939) 1992. </w:t>
      </w:r>
      <w:r w:rsidRPr="009373F7">
        <w:rPr>
          <w:i/>
          <w:iCs/>
          <w:lang w:val="en-CA"/>
        </w:rPr>
        <w:t>Counterpoint: The Polyphonic Vocal Style of the Sixteenth Century</w:t>
      </w:r>
      <w:r w:rsidRPr="009373F7">
        <w:rPr>
          <w:lang w:val="en-CA"/>
        </w:rPr>
        <w:t>. Translated by Glen Haydon. Dover.</w:t>
      </w:r>
    </w:p>
    <w:p w14:paraId="0278EBB7" w14:textId="37965FF6" w:rsidR="00A86C91" w:rsidRPr="009373F7" w:rsidRDefault="00000000">
      <w:pPr>
        <w:pStyle w:val="BodyText"/>
        <w:ind w:left="567" w:hanging="567"/>
        <w:rPr>
          <w:lang w:val="en-CA"/>
        </w:rPr>
        <w:pPrChange w:id="505" w:author="Liam Pond, Mr" w:date="2026-09-16T15:00:00Z" w16du:dateUtc="2026-09-16T14:00:00Z">
          <w:pPr>
            <w:pStyle w:val="BodyText"/>
          </w:pPr>
        </w:pPrChange>
      </w:pPr>
      <w:r w:rsidRPr="009373F7">
        <w:rPr>
          <w:lang w:val="en-CA"/>
        </w:rPr>
        <w:t xml:space="preserve">Kojima, Takeshi, Shixiang Shane Gu, Machel Reid, Yutaka Matsuo, and Yusuke Iwasawa. 2022. </w:t>
      </w:r>
      <w:r w:rsidR="00631897">
        <w:rPr>
          <w:lang w:val="en-CA"/>
        </w:rPr>
        <w:t>“</w:t>
      </w:r>
      <w:r w:rsidRPr="009373F7">
        <w:rPr>
          <w:lang w:val="en-CA"/>
        </w:rPr>
        <w:t>Large Language Models are Zero-Shot Reasoners.</w:t>
      </w:r>
      <w:r w:rsidR="00631897">
        <w:rPr>
          <w:lang w:val="en-CA"/>
        </w:rPr>
        <w:t>”</w:t>
      </w:r>
      <w:r w:rsidRPr="009373F7">
        <w:rPr>
          <w:lang w:val="en-CA"/>
        </w:rPr>
        <w:t xml:space="preserve"> In </w:t>
      </w:r>
      <w:r w:rsidRPr="009373F7">
        <w:rPr>
          <w:i/>
          <w:iCs/>
          <w:lang w:val="en-CA"/>
        </w:rPr>
        <w:t>Advances in Neural Information Processing Systems</w:t>
      </w:r>
      <w:r w:rsidRPr="009373F7">
        <w:rPr>
          <w:lang w:val="en-CA"/>
        </w:rPr>
        <w:t xml:space="preserve"> 35, 22199–213. Curran Associates.</w:t>
      </w:r>
    </w:p>
    <w:p w14:paraId="73F77F41" w14:textId="70A6766E" w:rsidR="00A86C91" w:rsidRPr="009373F7" w:rsidRDefault="00000000">
      <w:pPr>
        <w:pStyle w:val="BodyText"/>
        <w:ind w:left="567" w:hanging="567"/>
        <w:rPr>
          <w:lang w:val="en-CA"/>
        </w:rPr>
        <w:pPrChange w:id="506" w:author="Liam Pond, Mr" w:date="2026-09-16T15:00:00Z" w16du:dateUtc="2026-09-16T14:00:00Z">
          <w:pPr>
            <w:pStyle w:val="BodyText"/>
          </w:pPr>
        </w:pPrChange>
      </w:pPr>
      <w:r w:rsidRPr="009373F7">
        <w:rPr>
          <w:lang w:val="en-CA"/>
        </w:rPr>
        <w:t xml:space="preserve">Komosinski, Maciej, and Piotr Szachewicz. 2015. </w:t>
      </w:r>
      <w:r w:rsidR="00631897">
        <w:rPr>
          <w:lang w:val="en-CA"/>
        </w:rPr>
        <w:t>“</w:t>
      </w:r>
      <w:r w:rsidRPr="009373F7">
        <w:rPr>
          <w:lang w:val="en-CA"/>
        </w:rPr>
        <w:t>Automatic Species Counterpoint Composition by Means of the Dominance Relation.</w:t>
      </w:r>
      <w:r w:rsidR="00631897">
        <w:rPr>
          <w:lang w:val="en-CA"/>
        </w:rPr>
        <w:t>”</w:t>
      </w:r>
      <w:r w:rsidRPr="009373F7">
        <w:rPr>
          <w:lang w:val="en-CA"/>
        </w:rPr>
        <w:t xml:space="preserve"> </w:t>
      </w:r>
      <w:r w:rsidRPr="009373F7">
        <w:rPr>
          <w:i/>
          <w:iCs/>
          <w:lang w:val="en-CA"/>
        </w:rPr>
        <w:t>Journal of Mathematics and Music</w:t>
      </w:r>
      <w:r w:rsidRPr="009373F7">
        <w:rPr>
          <w:lang w:val="en-CA"/>
        </w:rPr>
        <w:t xml:space="preserve"> 9 (1): 75–94. https://doi.org/10.1080/17459737.2014.935816.</w:t>
      </w:r>
    </w:p>
    <w:p w14:paraId="78D9CE28" w14:textId="15B7A1D5" w:rsidR="00A86C91" w:rsidRPr="009033E4" w:rsidRDefault="00000000">
      <w:pPr>
        <w:pStyle w:val="BodyText"/>
        <w:ind w:left="567" w:hanging="567"/>
        <w:rPr>
          <w:lang w:val="fr-CA"/>
        </w:rPr>
        <w:pPrChange w:id="507" w:author="Liam Pond, Mr" w:date="2026-09-16T15:00:00Z" w16du:dateUtc="2026-09-16T14:00:00Z">
          <w:pPr>
            <w:pStyle w:val="BodyText"/>
          </w:pPr>
        </w:pPrChange>
      </w:pPr>
      <w:r w:rsidRPr="009373F7">
        <w:rPr>
          <w:lang w:val="en-CA"/>
        </w:rPr>
        <w:t xml:space="preserve">Lamotte, Anton. 2024. </w:t>
      </w:r>
      <w:r w:rsidR="00631897">
        <w:rPr>
          <w:lang w:val="en-CA"/>
        </w:rPr>
        <w:t>“</w:t>
      </w:r>
      <w:r w:rsidRPr="009373F7">
        <w:rPr>
          <w:lang w:val="en-CA"/>
        </w:rPr>
        <w:t>FuxCP: Constraint Programming Formalisation of Three-Voice Counterpoint According to Fux.</w:t>
      </w:r>
      <w:r w:rsidR="00631897">
        <w:rPr>
          <w:lang w:val="en-CA"/>
        </w:rPr>
        <w:t>”</w:t>
      </w:r>
      <w:r w:rsidRPr="009373F7">
        <w:rPr>
          <w:lang w:val="en-CA"/>
        </w:rPr>
        <w:t xml:space="preserve"> </w:t>
      </w:r>
      <w:r w:rsidRPr="009033E4">
        <w:rPr>
          <w:lang w:val="fr-CA"/>
        </w:rPr>
        <w:t>Master</w:t>
      </w:r>
      <w:r w:rsidR="00631897">
        <w:rPr>
          <w:lang w:val="fr-CA"/>
        </w:rPr>
        <w:t>’</w:t>
      </w:r>
      <w:r w:rsidRPr="009033E4">
        <w:rPr>
          <w:lang w:val="fr-CA"/>
        </w:rPr>
        <w:t>s thesis, Ecole polytechnique de Louvain, Université catholique de Louvain. http://hdl.handle.net/2078.1/thesis:43960.</w:t>
      </w:r>
    </w:p>
    <w:p w14:paraId="56C6DABA" w14:textId="764A4AB1" w:rsidR="00A86C91" w:rsidRPr="009373F7" w:rsidRDefault="00000000">
      <w:pPr>
        <w:pStyle w:val="BodyText"/>
        <w:ind w:left="567" w:hanging="567"/>
        <w:rPr>
          <w:lang w:val="en-CA"/>
        </w:rPr>
        <w:pPrChange w:id="508" w:author="Liam Pond, Mr" w:date="2026-09-16T15:00:00Z" w16du:dateUtc="2026-09-16T14:00:00Z">
          <w:pPr>
            <w:pStyle w:val="BodyText"/>
          </w:pPr>
        </w:pPrChange>
      </w:pPr>
      <w:r w:rsidRPr="009373F7">
        <w:rPr>
          <w:lang w:val="en-CA"/>
        </w:rPr>
        <w:t xml:space="preserve">Lewin, David. 1983. </w:t>
      </w:r>
      <w:r w:rsidR="00631897">
        <w:rPr>
          <w:lang w:val="en-CA"/>
        </w:rPr>
        <w:t>“</w:t>
      </w:r>
      <w:r w:rsidRPr="009373F7">
        <w:rPr>
          <w:lang w:val="en-CA"/>
        </w:rPr>
        <w:t>An Interesting Global Rule for Species Counterpoint.</w:t>
      </w:r>
      <w:r w:rsidR="00631897">
        <w:rPr>
          <w:lang w:val="en-CA"/>
        </w:rPr>
        <w:t>”</w:t>
      </w:r>
      <w:r w:rsidRPr="009373F7">
        <w:rPr>
          <w:lang w:val="en-CA"/>
        </w:rPr>
        <w:t xml:space="preserve"> </w:t>
      </w:r>
      <w:r w:rsidRPr="009373F7">
        <w:rPr>
          <w:i/>
          <w:iCs/>
          <w:lang w:val="en-CA"/>
        </w:rPr>
        <w:t>In Theory Only</w:t>
      </w:r>
      <w:r w:rsidRPr="009373F7">
        <w:rPr>
          <w:lang w:val="en-CA"/>
        </w:rPr>
        <w:t xml:space="preserve"> 6 (8): 19–44.</w:t>
      </w:r>
    </w:p>
    <w:p w14:paraId="25C1F7B3" w14:textId="6A834FAF" w:rsidR="00A86C91" w:rsidRPr="009373F7" w:rsidRDefault="00000000">
      <w:pPr>
        <w:pStyle w:val="BodyText"/>
        <w:ind w:left="567" w:hanging="567"/>
        <w:rPr>
          <w:lang w:val="en-CA"/>
        </w:rPr>
        <w:pPrChange w:id="509" w:author="Liam Pond, Mr" w:date="2026-09-16T15:00:00Z" w16du:dateUtc="2026-09-16T14:00:00Z">
          <w:pPr>
            <w:pStyle w:val="BodyText"/>
          </w:pPr>
        </w:pPrChange>
      </w:pPr>
      <w:r w:rsidRPr="009373F7">
        <w:rPr>
          <w:lang w:val="en-CA"/>
        </w:rPr>
        <w:lastRenderedPageBreak/>
        <w:t xml:space="preserve">Lewin, David. 1985. </w:t>
      </w:r>
      <w:r w:rsidR="00631897">
        <w:rPr>
          <w:lang w:val="en-CA"/>
        </w:rPr>
        <w:t>“</w:t>
      </w:r>
      <w:r w:rsidRPr="009373F7">
        <w:rPr>
          <w:lang w:val="en-CA"/>
        </w:rPr>
        <w:t>Led Zeppelin Fake Book.</w:t>
      </w:r>
      <w:r w:rsidR="00631897">
        <w:rPr>
          <w:lang w:val="en-CA"/>
        </w:rPr>
        <w:t>”</w:t>
      </w:r>
      <w:r w:rsidRPr="009373F7">
        <w:rPr>
          <w:lang w:val="en-CA"/>
        </w:rPr>
        <w:t xml:space="preserve"> Course materials, Music 155A, Harvard University, Fall 1985.</w:t>
      </w:r>
    </w:p>
    <w:p w14:paraId="1D48579C" w14:textId="5852DF99" w:rsidR="00A86C91" w:rsidRPr="009373F7" w:rsidRDefault="00000000">
      <w:pPr>
        <w:pStyle w:val="BodyText"/>
        <w:ind w:left="567" w:hanging="567"/>
        <w:rPr>
          <w:lang w:val="en-CA"/>
        </w:rPr>
        <w:pPrChange w:id="510" w:author="Liam Pond, Mr" w:date="2026-09-16T15:00:00Z" w16du:dateUtc="2026-09-16T14:00:00Z">
          <w:pPr>
            <w:pStyle w:val="BodyText"/>
          </w:pPr>
        </w:pPrChange>
      </w:pPr>
      <w:r w:rsidRPr="009373F7">
        <w:rPr>
          <w:lang w:val="en-CA"/>
        </w:rPr>
        <w:t xml:space="preserve">Long, Phillip, Zachary Novack, Taylor Berg-Kirkpatrick, and Julian McAuley. 2025. </w:t>
      </w:r>
      <w:r w:rsidR="00631897">
        <w:rPr>
          <w:lang w:val="en-CA"/>
        </w:rPr>
        <w:t>“</w:t>
      </w:r>
      <w:r w:rsidRPr="009373F7">
        <w:rPr>
          <w:lang w:val="en-CA"/>
        </w:rPr>
        <w:t>PDMX: A Large-Scale Public Domain MusicXML Dataset for Symbolic Music Processing.</w:t>
      </w:r>
      <w:r w:rsidR="00631897">
        <w:rPr>
          <w:lang w:val="en-CA"/>
        </w:rPr>
        <w:t>”</w:t>
      </w:r>
      <w:r w:rsidRPr="009373F7">
        <w:rPr>
          <w:lang w:val="en-CA"/>
        </w:rPr>
        <w:t xml:space="preserve"> In </w:t>
      </w:r>
      <w:r w:rsidRPr="009373F7">
        <w:rPr>
          <w:i/>
          <w:iCs/>
          <w:lang w:val="en-CA"/>
        </w:rPr>
        <w:t>ICASSP 2025: 2025 IEEE International Conference on Acoustics, Speech and Signal Processing</w:t>
      </w:r>
      <w:r w:rsidRPr="009373F7">
        <w:rPr>
          <w:lang w:val="en-CA"/>
        </w:rPr>
        <w:t>. IEEE. https://arxiv.org/abs/2409.10831.</w:t>
      </w:r>
    </w:p>
    <w:p w14:paraId="7B55BD61" w14:textId="49E55336" w:rsidR="00A86C91" w:rsidRPr="009373F7" w:rsidRDefault="00000000">
      <w:pPr>
        <w:pStyle w:val="BodyText"/>
        <w:ind w:left="567" w:hanging="567"/>
        <w:rPr>
          <w:lang w:val="en-CA"/>
        </w:rPr>
        <w:pPrChange w:id="511" w:author="Liam Pond, Mr" w:date="2026-09-16T15:00:00Z" w16du:dateUtc="2026-09-16T14:00:00Z">
          <w:pPr>
            <w:pStyle w:val="BodyText"/>
          </w:pPr>
        </w:pPrChange>
      </w:pPr>
      <w:r w:rsidRPr="009373F7">
        <w:rPr>
          <w:lang w:val="en-CA"/>
        </w:rPr>
        <w:t xml:space="preserve">Mundada, Gagan, Yash Vishe, Amit Namburi, Xin Xu, Zachary Novack, Julian McAuley, and Junda Wu. 2025. </w:t>
      </w:r>
      <w:r w:rsidR="00631897">
        <w:rPr>
          <w:lang w:val="en-CA"/>
        </w:rPr>
        <w:t>“</w:t>
      </w:r>
      <w:r w:rsidRPr="009373F7">
        <w:rPr>
          <w:lang w:val="en-CA"/>
        </w:rPr>
        <w:t>WildScore: Benchmarking MLLMs in-the-Wild Symbolic Music Reasoning.</w:t>
      </w:r>
      <w:r w:rsidR="00631897">
        <w:rPr>
          <w:lang w:val="en-CA"/>
        </w:rPr>
        <w:t>”</w:t>
      </w:r>
      <w:r w:rsidRPr="009373F7">
        <w:rPr>
          <w:lang w:val="en-CA"/>
        </w:rPr>
        <w:t xml:space="preserve"> In </w:t>
      </w:r>
      <w:r w:rsidRPr="009373F7">
        <w:rPr>
          <w:i/>
          <w:iCs/>
          <w:lang w:val="en-CA"/>
        </w:rPr>
        <w:t>Proceedings of the 2025 Conference on Empirical Methods in Natural Language Processing</w:t>
      </w:r>
      <w:r w:rsidRPr="009373F7">
        <w:rPr>
          <w:lang w:val="en-CA"/>
        </w:rPr>
        <w:t>, 16847–63. Association for Computational Linguistics.</w:t>
      </w:r>
    </w:p>
    <w:p w14:paraId="3206B6F0" w14:textId="055A2ADE" w:rsidR="00A86C91" w:rsidRPr="009373F7" w:rsidRDefault="00000000">
      <w:pPr>
        <w:pStyle w:val="BodyText"/>
        <w:ind w:left="567" w:hanging="567"/>
        <w:rPr>
          <w:lang w:val="en-CA"/>
        </w:rPr>
        <w:pPrChange w:id="512" w:author="Liam Pond, Mr" w:date="2026-09-16T15:00:00Z" w16du:dateUtc="2026-09-16T14:00:00Z">
          <w:pPr>
            <w:pStyle w:val="BodyText"/>
          </w:pPr>
        </w:pPrChange>
      </w:pPr>
      <w:r w:rsidRPr="009373F7">
        <w:rPr>
          <w:lang w:val="en-CA"/>
        </w:rPr>
        <w:t xml:space="preserve">Padilla, Víctor, and Darrell Conklin. 2018. </w:t>
      </w:r>
      <w:r w:rsidR="00631897">
        <w:rPr>
          <w:lang w:val="en-CA"/>
        </w:rPr>
        <w:t>“</w:t>
      </w:r>
      <w:r w:rsidRPr="009373F7">
        <w:rPr>
          <w:lang w:val="en-CA"/>
        </w:rPr>
        <w:t>Generation of Two-Voice Imitative Counterpoint from Statistical Models.</w:t>
      </w:r>
      <w:r w:rsidR="00631897">
        <w:rPr>
          <w:lang w:val="en-CA"/>
        </w:rPr>
        <w:t>”</w:t>
      </w:r>
      <w:r w:rsidRPr="009373F7">
        <w:rPr>
          <w:lang w:val="en-CA"/>
        </w:rPr>
        <w:t xml:space="preserve"> </w:t>
      </w:r>
      <w:r w:rsidRPr="009373F7">
        <w:rPr>
          <w:i/>
          <w:iCs/>
          <w:lang w:val="en-CA"/>
        </w:rPr>
        <w:t>International Journal of Interactive Multimedia and Artificial Intelligence</w:t>
      </w:r>
      <w:r w:rsidRPr="009373F7">
        <w:rPr>
          <w:lang w:val="en-CA"/>
        </w:rPr>
        <w:t xml:space="preserve"> 5 (3): 22–32. https://doi.org/10.9781/ijimai.2018.10.002.</w:t>
      </w:r>
    </w:p>
    <w:p w14:paraId="46A4DDDE" w14:textId="16D78516" w:rsidR="00A86C91" w:rsidRPr="009373F7" w:rsidRDefault="00000000">
      <w:pPr>
        <w:pStyle w:val="BodyText"/>
        <w:ind w:left="567" w:hanging="567"/>
        <w:rPr>
          <w:lang w:val="en-CA"/>
        </w:rPr>
        <w:pPrChange w:id="513" w:author="Liam Pond, Mr" w:date="2026-09-16T15:00:00Z" w16du:dateUtc="2026-09-16T14:00:00Z">
          <w:pPr>
            <w:pStyle w:val="BodyText"/>
          </w:pPr>
        </w:pPrChange>
      </w:pPr>
      <w:r w:rsidRPr="009373F7">
        <w:rPr>
          <w:lang w:val="en-CA"/>
        </w:rPr>
        <w:t xml:space="preserve">Pond, Liam, and Ichiro Fujinaga. 2025. </w:t>
      </w:r>
      <w:r w:rsidR="00631897">
        <w:rPr>
          <w:lang w:val="en-CA"/>
        </w:rPr>
        <w:t>“</w:t>
      </w:r>
      <w:r w:rsidRPr="009373F7">
        <w:rPr>
          <w:lang w:val="en-CA"/>
        </w:rPr>
        <w:t>Teaching LLMs Music Theory with In-Context Learning and Chain-of-Thought Prompting: Pedagogical Strategies for Machines.</w:t>
      </w:r>
      <w:r w:rsidR="00631897">
        <w:rPr>
          <w:lang w:val="en-CA"/>
        </w:rPr>
        <w:t>”</w:t>
      </w:r>
      <w:r w:rsidRPr="009373F7">
        <w:rPr>
          <w:lang w:val="en-CA"/>
        </w:rPr>
        <w:t xml:space="preserve"> In </w:t>
      </w:r>
      <w:r w:rsidRPr="009373F7">
        <w:rPr>
          <w:i/>
          <w:iCs/>
          <w:lang w:val="en-CA"/>
        </w:rPr>
        <w:t>Proceedings of the 17th International Conference on Computer Supported Education (CSEDU 2025), Volume 1</w:t>
      </w:r>
      <w:r w:rsidRPr="009373F7">
        <w:rPr>
          <w:lang w:val="en-CA"/>
        </w:rPr>
        <w:t>, 671–81. SCITEPRESS. https://doi.org/10.5220/0013506100003932.</w:t>
      </w:r>
    </w:p>
    <w:p w14:paraId="3DE06ED5" w14:textId="23D40F91" w:rsidR="00A86C91" w:rsidRPr="009373F7" w:rsidRDefault="00000000">
      <w:pPr>
        <w:pStyle w:val="BodyText"/>
        <w:ind w:left="567" w:hanging="567"/>
        <w:rPr>
          <w:lang w:val="en-CA"/>
        </w:rPr>
        <w:pPrChange w:id="514" w:author="Liam Pond, Mr" w:date="2026-09-16T15:00:00Z" w16du:dateUtc="2026-09-16T14:00:00Z">
          <w:pPr>
            <w:pStyle w:val="BodyText"/>
          </w:pPr>
        </w:pPrChange>
      </w:pPr>
      <w:r w:rsidRPr="009373F7">
        <w:rPr>
          <w:lang w:val="en-CA"/>
        </w:rPr>
        <w:t xml:space="preserve">Schottstaedt, Bill. 1984. </w:t>
      </w:r>
      <w:r w:rsidR="00631897">
        <w:rPr>
          <w:lang w:val="en-CA"/>
        </w:rPr>
        <w:t>“</w:t>
      </w:r>
      <w:r w:rsidRPr="009373F7">
        <w:rPr>
          <w:lang w:val="en-CA"/>
        </w:rPr>
        <w:t>Automatic Species Counterpoint.</w:t>
      </w:r>
      <w:r w:rsidR="00631897">
        <w:rPr>
          <w:lang w:val="en-CA"/>
        </w:rPr>
        <w:t>”</w:t>
      </w:r>
      <w:r w:rsidRPr="009373F7">
        <w:rPr>
          <w:lang w:val="en-CA"/>
        </w:rPr>
        <w:t xml:space="preserve"> Report No. STAN-M-19. Center for Computer Research in Music and Acoustics (CCRMA), Department of Music, Stanford University.</w:t>
      </w:r>
    </w:p>
    <w:p w14:paraId="6608AB68" w14:textId="77777777" w:rsidR="00A86C91" w:rsidRPr="009373F7" w:rsidRDefault="00000000">
      <w:pPr>
        <w:pStyle w:val="BodyText"/>
        <w:ind w:left="567" w:hanging="567"/>
        <w:rPr>
          <w:lang w:val="en-CA"/>
        </w:rPr>
        <w:pPrChange w:id="515" w:author="Liam Pond, Mr" w:date="2026-09-16T15:00:00Z" w16du:dateUtc="2026-09-16T14:00:00Z">
          <w:pPr>
            <w:pStyle w:val="BodyText"/>
          </w:pPr>
        </w:pPrChange>
      </w:pPr>
      <w:r w:rsidRPr="009373F7">
        <w:rPr>
          <w:lang w:val="en-CA"/>
        </w:rPr>
        <w:t xml:space="preserve">Schubert, Peter. 2008. </w:t>
      </w:r>
      <w:r w:rsidRPr="009373F7">
        <w:rPr>
          <w:i/>
          <w:iCs/>
          <w:lang w:val="en-CA"/>
        </w:rPr>
        <w:t>Modal Counterpoint, Renaissance Style</w:t>
      </w:r>
      <w:r w:rsidRPr="009373F7">
        <w:rPr>
          <w:lang w:val="en-CA"/>
        </w:rPr>
        <w:t>. 2nd ed. Oxford University Press.</w:t>
      </w:r>
    </w:p>
    <w:p w14:paraId="75A4A04D" w14:textId="415636B6" w:rsidR="00A86C91" w:rsidRPr="009373F7" w:rsidRDefault="00000000">
      <w:pPr>
        <w:pStyle w:val="BodyText"/>
        <w:ind w:left="567" w:hanging="567"/>
        <w:rPr>
          <w:lang w:val="en-CA"/>
        </w:rPr>
        <w:pPrChange w:id="516" w:author="Liam Pond, Mr" w:date="2026-09-16T15:00:00Z" w16du:dateUtc="2026-09-16T14:00:00Z">
          <w:pPr>
            <w:pStyle w:val="BodyText"/>
          </w:pPr>
        </w:pPrChange>
      </w:pPr>
      <w:r w:rsidRPr="009373F7">
        <w:rPr>
          <w:lang w:val="en-CA"/>
        </w:rPr>
        <w:t xml:space="preserve">Shanahan, Murray, Kyle McDonell, and Laria Reynolds. 2023. </w:t>
      </w:r>
      <w:r w:rsidR="00631897">
        <w:rPr>
          <w:lang w:val="en-CA"/>
        </w:rPr>
        <w:t>“</w:t>
      </w:r>
      <w:r w:rsidRPr="009373F7">
        <w:rPr>
          <w:lang w:val="en-CA"/>
        </w:rPr>
        <w:t>Role Play with Large Language Models.</w:t>
      </w:r>
      <w:r w:rsidR="00631897">
        <w:rPr>
          <w:lang w:val="en-CA"/>
        </w:rPr>
        <w:t>”</w:t>
      </w:r>
      <w:r w:rsidRPr="009373F7">
        <w:rPr>
          <w:lang w:val="en-CA"/>
        </w:rPr>
        <w:t xml:space="preserve"> </w:t>
      </w:r>
      <w:r w:rsidRPr="009373F7">
        <w:rPr>
          <w:i/>
          <w:iCs/>
          <w:lang w:val="en-CA"/>
        </w:rPr>
        <w:t>Nature</w:t>
      </w:r>
      <w:r w:rsidRPr="009373F7">
        <w:rPr>
          <w:lang w:val="en-CA"/>
        </w:rPr>
        <w:t xml:space="preserve"> 623 (7987): 493–98. https://doi.org/10.1038/s41586-023-06647-8.</w:t>
      </w:r>
    </w:p>
    <w:p w14:paraId="5DDE88E9" w14:textId="19123E9B" w:rsidR="00A86C91" w:rsidRPr="009033E4" w:rsidRDefault="00000000">
      <w:pPr>
        <w:pStyle w:val="BodyText"/>
        <w:ind w:left="567" w:hanging="567"/>
        <w:rPr>
          <w:lang w:val="fr-CA"/>
        </w:rPr>
        <w:pPrChange w:id="517" w:author="Liam Pond, Mr" w:date="2026-09-16T15:00:00Z" w16du:dateUtc="2026-09-16T14:00:00Z">
          <w:pPr>
            <w:pStyle w:val="BodyText"/>
          </w:pPr>
        </w:pPrChange>
      </w:pPr>
      <w:r w:rsidRPr="009373F7">
        <w:rPr>
          <w:lang w:val="en-CA"/>
        </w:rPr>
        <w:t xml:space="preserve">Wafflard, Thibault. 2023. </w:t>
      </w:r>
      <w:r w:rsidR="00631897">
        <w:rPr>
          <w:lang w:val="en-CA"/>
        </w:rPr>
        <w:t>“</w:t>
      </w:r>
      <w:r w:rsidRPr="009373F7">
        <w:rPr>
          <w:lang w:val="en-CA"/>
        </w:rPr>
        <w:t>FuxCP: A Constraint Programming Based Tool Formalizing Fux</w:t>
      </w:r>
      <w:r w:rsidR="00631897">
        <w:rPr>
          <w:lang w:val="en-CA"/>
        </w:rPr>
        <w:t>’</w:t>
      </w:r>
      <w:r w:rsidRPr="009373F7">
        <w:rPr>
          <w:lang w:val="en-CA"/>
        </w:rPr>
        <w:t>s Musical Theory of Counterpoint.</w:t>
      </w:r>
      <w:r w:rsidR="00631897">
        <w:rPr>
          <w:lang w:val="en-CA"/>
        </w:rPr>
        <w:t>”</w:t>
      </w:r>
      <w:r w:rsidRPr="009373F7">
        <w:rPr>
          <w:lang w:val="en-CA"/>
        </w:rPr>
        <w:t xml:space="preserve"> </w:t>
      </w:r>
      <w:r w:rsidRPr="009033E4">
        <w:rPr>
          <w:lang w:val="fr-CA"/>
        </w:rPr>
        <w:t>Master</w:t>
      </w:r>
      <w:r w:rsidR="00631897">
        <w:rPr>
          <w:lang w:val="fr-CA"/>
        </w:rPr>
        <w:t>’</w:t>
      </w:r>
      <w:r w:rsidRPr="009033E4">
        <w:rPr>
          <w:lang w:val="fr-CA"/>
        </w:rPr>
        <w:t>s thesis, Ecole polytechnique de Louvain, Université catholique de Louvain. http://hdl.handle.net/2078.1/thesis:40739.</w:t>
      </w:r>
    </w:p>
    <w:p w14:paraId="3D372C8F" w14:textId="6A76B699" w:rsidR="00A86C91" w:rsidRPr="009373F7" w:rsidRDefault="00000000">
      <w:pPr>
        <w:pStyle w:val="BodyText"/>
        <w:ind w:left="567" w:hanging="567"/>
        <w:rPr>
          <w:lang w:val="en-CA"/>
        </w:rPr>
        <w:pPrChange w:id="518" w:author="Liam Pond, Mr" w:date="2026-09-16T15:00:00Z" w16du:dateUtc="2026-09-16T14:00:00Z">
          <w:pPr>
            <w:pStyle w:val="BodyText"/>
          </w:pPr>
        </w:pPrChange>
      </w:pPr>
      <w:r w:rsidRPr="009033E4">
        <w:rPr>
          <w:lang w:val="fr-CA"/>
        </w:rPr>
        <w:t xml:space="preserve">Wang, Zhilin, Zhe Yang, Yun Luo, Yafu Li, Xiaoye Qu, Ziqian Qiao, Haoran Zhang, et al. 2025. </w:t>
      </w:r>
      <w:r w:rsidR="00631897">
        <w:rPr>
          <w:lang w:val="en-CA"/>
        </w:rPr>
        <w:t>“</w:t>
      </w:r>
      <w:r w:rsidRPr="009373F7">
        <w:rPr>
          <w:lang w:val="en-CA"/>
        </w:rPr>
        <w:t>Towards an AI Musician: Synthesizing Sheet Music Problems for Musical Reasoning.</w:t>
      </w:r>
      <w:r w:rsidR="00631897">
        <w:rPr>
          <w:lang w:val="en-CA"/>
        </w:rPr>
        <w:t>”</w:t>
      </w:r>
      <w:r w:rsidRPr="009373F7">
        <w:rPr>
          <w:lang w:val="en-CA"/>
        </w:rPr>
        <w:t xml:space="preserve"> arXiv:2509.04059. https://arxiv.org/abs/2509.04059.</w:t>
      </w:r>
    </w:p>
    <w:p w14:paraId="08B54298" w14:textId="0A02A3BA" w:rsidR="00A86C91" w:rsidRPr="009373F7" w:rsidRDefault="00000000">
      <w:pPr>
        <w:pStyle w:val="BodyText"/>
        <w:ind w:left="567" w:hanging="567"/>
        <w:rPr>
          <w:lang w:val="en-CA"/>
        </w:rPr>
        <w:pPrChange w:id="519" w:author="Liam Pond, Mr" w:date="2026-09-16T15:00:00Z" w16du:dateUtc="2026-09-16T14:00:00Z">
          <w:pPr>
            <w:pStyle w:val="BodyText"/>
          </w:pPr>
        </w:pPrChange>
      </w:pPr>
      <w:r w:rsidRPr="009373F7">
        <w:rPr>
          <w:lang w:val="en-CA"/>
        </w:rPr>
        <w:t xml:space="preserve">Wei, Jason, Xuezhi Wang, Dale Schuurmans, Maarten Bosma, Brian Ichter, Fei Xia, Ed H. Chi, Quoc V. Le, and Denny Zhou. 2022. </w:t>
      </w:r>
      <w:r w:rsidR="00631897">
        <w:rPr>
          <w:lang w:val="en-CA"/>
        </w:rPr>
        <w:t>“</w:t>
      </w:r>
      <w:r w:rsidRPr="009373F7">
        <w:rPr>
          <w:lang w:val="en-CA"/>
        </w:rPr>
        <w:t>Chain-of-Thought Prompting Elicits Reasoning in Large Language Models.</w:t>
      </w:r>
      <w:r w:rsidR="00631897">
        <w:rPr>
          <w:lang w:val="en-CA"/>
        </w:rPr>
        <w:t>”</w:t>
      </w:r>
      <w:r w:rsidRPr="009373F7">
        <w:rPr>
          <w:lang w:val="en-CA"/>
        </w:rPr>
        <w:t xml:space="preserve"> In </w:t>
      </w:r>
      <w:r w:rsidRPr="009373F7">
        <w:rPr>
          <w:i/>
          <w:iCs/>
          <w:lang w:val="en-CA"/>
        </w:rPr>
        <w:t>Advances in Neural Information Processing Systems</w:t>
      </w:r>
      <w:r w:rsidRPr="009373F7">
        <w:rPr>
          <w:lang w:val="en-CA"/>
        </w:rPr>
        <w:t xml:space="preserve"> 35, 24824–37. Curran Associates.</w:t>
      </w:r>
    </w:p>
    <w:p w14:paraId="2CC87020" w14:textId="1C3A4846" w:rsidR="00A86C91" w:rsidRPr="009373F7" w:rsidRDefault="00000000">
      <w:pPr>
        <w:pStyle w:val="BodyText"/>
        <w:ind w:left="567" w:hanging="567"/>
        <w:rPr>
          <w:lang w:val="en-CA"/>
        </w:rPr>
        <w:pPrChange w:id="520" w:author="Liam Pond, Mr" w:date="2026-09-16T15:00:00Z" w16du:dateUtc="2026-09-16T14:00:00Z">
          <w:pPr>
            <w:pStyle w:val="BodyText"/>
          </w:pPr>
        </w:pPrChange>
      </w:pPr>
      <w:r w:rsidRPr="009373F7">
        <w:rPr>
          <w:lang w:val="en-CA"/>
        </w:rPr>
        <w:lastRenderedPageBreak/>
        <w:t xml:space="preserve">Weng, Yixuan, Minjun Zhu, Fei Xia, Bin Li, Shizhu He, Shengping Liu, Bin Sun, Kang Liu, and Jun Zhao. 2023. </w:t>
      </w:r>
      <w:r w:rsidR="00631897">
        <w:rPr>
          <w:lang w:val="en-CA"/>
        </w:rPr>
        <w:t>“</w:t>
      </w:r>
      <w:r w:rsidRPr="009373F7">
        <w:rPr>
          <w:lang w:val="en-CA"/>
        </w:rPr>
        <w:t>Large Language Models Are Better Reasoners with Self-Verification.</w:t>
      </w:r>
      <w:r w:rsidR="00631897">
        <w:rPr>
          <w:lang w:val="en-CA"/>
        </w:rPr>
        <w:t>”</w:t>
      </w:r>
      <w:r w:rsidRPr="009373F7">
        <w:rPr>
          <w:lang w:val="en-CA"/>
        </w:rPr>
        <w:t xml:space="preserve"> In </w:t>
      </w:r>
      <w:r w:rsidRPr="009373F7">
        <w:rPr>
          <w:i/>
          <w:iCs/>
          <w:lang w:val="en-CA"/>
        </w:rPr>
        <w:t>Findings of the Association for Computational Linguistics: EMNLP 2023</w:t>
      </w:r>
      <w:r w:rsidRPr="009373F7">
        <w:rPr>
          <w:lang w:val="en-CA"/>
        </w:rPr>
        <w:t>, 2550–75. Association for Computational Linguistics. https://doi.org/10.18653/v1/2023.findings-emnlp.167.</w:t>
      </w:r>
    </w:p>
    <w:p w14:paraId="20824A3A" w14:textId="606C32C4" w:rsidR="00A86C91" w:rsidRPr="009373F7" w:rsidRDefault="00000000">
      <w:pPr>
        <w:pStyle w:val="BodyText"/>
        <w:ind w:left="567" w:hanging="567"/>
        <w:rPr>
          <w:lang w:val="en-CA"/>
        </w:rPr>
        <w:pPrChange w:id="521" w:author="Liam Pond, Mr" w:date="2026-09-16T15:00:00Z" w16du:dateUtc="2026-09-16T14:00:00Z">
          <w:pPr>
            <w:pStyle w:val="BodyText"/>
          </w:pPr>
        </w:pPrChange>
      </w:pPr>
      <w:r w:rsidRPr="009373F7">
        <w:rPr>
          <w:lang w:val="en-CA"/>
        </w:rPr>
        <w:t xml:space="preserve">Yuan, Ruibin, Hanfeng Lin, Yi Wang, Zeyue Tian, Shangda Wu, Tianhao Shen, Ge Zhang, et al. 2024. </w:t>
      </w:r>
      <w:r w:rsidR="00631897">
        <w:rPr>
          <w:lang w:val="en-CA"/>
        </w:rPr>
        <w:t>“</w:t>
      </w:r>
      <w:r w:rsidRPr="009373F7">
        <w:rPr>
          <w:lang w:val="en-CA"/>
        </w:rPr>
        <w:t>ChatMusician: Understanding and Generating Music Intrinsically with LLM.</w:t>
      </w:r>
      <w:r w:rsidR="00631897">
        <w:rPr>
          <w:lang w:val="en-CA"/>
        </w:rPr>
        <w:t>”</w:t>
      </w:r>
      <w:r w:rsidRPr="009373F7">
        <w:rPr>
          <w:lang w:val="en-CA"/>
        </w:rPr>
        <w:t xml:space="preserve"> In </w:t>
      </w:r>
      <w:r w:rsidRPr="009373F7">
        <w:rPr>
          <w:i/>
          <w:iCs/>
          <w:lang w:val="en-CA"/>
        </w:rPr>
        <w:t>Findings of the Association for Computational Linguistics: ACL 2024</w:t>
      </w:r>
      <w:r w:rsidRPr="009373F7">
        <w:rPr>
          <w:lang w:val="en-CA"/>
        </w:rPr>
        <w:t>, 6252–71. Association for Computational Linguistics. https://doi.org/10.18653/v1/2024.findings-acl.373.</w:t>
      </w:r>
    </w:p>
    <w:p w14:paraId="41665B4D" w14:textId="5C7C2268" w:rsidR="00A86C91" w:rsidRPr="009373F7" w:rsidRDefault="00000000">
      <w:pPr>
        <w:pStyle w:val="BodyText"/>
        <w:ind w:left="567" w:hanging="567"/>
        <w:rPr>
          <w:lang w:val="en-CA"/>
        </w:rPr>
        <w:pPrChange w:id="522" w:author="Liam Pond, Mr" w:date="2026-09-16T15:00:00Z" w16du:dateUtc="2026-09-16T14:00:00Z">
          <w:pPr>
            <w:pStyle w:val="BodyText"/>
          </w:pPr>
        </w:pPrChange>
      </w:pPr>
      <w:r w:rsidRPr="009373F7">
        <w:rPr>
          <w:lang w:val="en-CA"/>
        </w:rPr>
        <w:t xml:space="preserve">Zhao, Jiahao, Yunjia Li, Wei Li, and Kazuyoshi Yoshii. 2025. </w:t>
      </w:r>
      <w:r w:rsidR="00631897">
        <w:rPr>
          <w:lang w:val="en-CA"/>
        </w:rPr>
        <w:t>“</w:t>
      </w:r>
      <w:r w:rsidRPr="009373F7">
        <w:rPr>
          <w:lang w:val="en-CA"/>
        </w:rPr>
        <w:t>ABC-Eval: Benchmarking Large Language Models on Symbolic Music Understanding and Instruction Following.</w:t>
      </w:r>
      <w:r w:rsidR="00631897">
        <w:rPr>
          <w:lang w:val="en-CA"/>
        </w:rPr>
        <w:t>”</w:t>
      </w:r>
      <w:r w:rsidRPr="009373F7">
        <w:rPr>
          <w:lang w:val="en-CA"/>
        </w:rPr>
        <w:t xml:space="preserve"> arXiv:2509.23350. https://arxiv.org/abs/2509.23350.</w:t>
      </w:r>
      <w:bookmarkEnd w:id="491"/>
    </w:p>
    <w:sectPr w:rsidR="00A86C91" w:rsidRPr="009373F7" w:rsidSect="00CE5C0B">
      <w:footerReference w:type="even" r:id="rId28"/>
      <w:footerReference w:type="default" r:id="rId29"/>
      <w:type w:val="continuous"/>
      <w:pgSz w:w="12240" w:h="15840"/>
      <w:pgMar w:top="796"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Liam Pond, Mr" w:date="2026-09-16T14:35:00Z" w:initials="LPM">
    <w:p w14:paraId="7738F972" w14:textId="77777777" w:rsidR="00B80682" w:rsidRDefault="00B80682" w:rsidP="00B80682">
      <w:r>
        <w:rPr>
          <w:rStyle w:val="CommentReference"/>
        </w:rPr>
        <w:annotationRef/>
      </w:r>
      <w:r>
        <w:rPr>
          <w:sz w:val="20"/>
          <w:szCs w:val="20"/>
        </w:rPr>
        <w:t>I would make subjective claims more carefully in an empirical study. Instead of saying "Gemini is the strongest," it's generally better to write instead the findings that support such a claim.</w:t>
      </w:r>
    </w:p>
  </w:comment>
  <w:comment w:id="2" w:author="Pierre Basso" w:date="2026-08-31T23:59:00Z" w:initials="PB">
    <w:p w14:paraId="2ABBB873" w14:textId="77777777" w:rsidR="00E05EDB" w:rsidRDefault="00E05EDB" w:rsidP="00E05EDB">
      <w:r>
        <w:rPr>
          <w:rStyle w:val="CommentReference"/>
        </w:rPr>
        <w:annotationRef/>
      </w:r>
      <w:r>
        <w:rPr>
          <w:sz w:val="20"/>
          <w:szCs w:val="20"/>
        </w:rPr>
        <w:t>is it ok like this?</w:t>
      </w:r>
    </w:p>
  </w:comment>
  <w:comment w:id="3" w:author="Liam Pond, Mr" w:date="2026-09-16T14:42:00Z" w:initials="LPM">
    <w:p w14:paraId="6EDC5428" w14:textId="77777777" w:rsidR="00A71233" w:rsidRDefault="00A71233" w:rsidP="00A71233">
      <w:r>
        <w:rPr>
          <w:rStyle w:val="CommentReference"/>
        </w:rPr>
        <w:annotationRef/>
      </w:r>
      <w:r>
        <w:rPr>
          <w:sz w:val="20"/>
          <w:szCs w:val="20"/>
        </w:rPr>
        <w:t>Use consistent tenses (past)</w:t>
      </w:r>
    </w:p>
  </w:comment>
  <w:comment w:id="1" w:author="Pierre Basso" w:date="2026-09-01T00:00:00Z" w:initials="PB">
    <w:p w14:paraId="2A7053F8" w14:textId="77777777" w:rsidR="00E05EDB" w:rsidRDefault="00E05EDB" w:rsidP="00E05EDB">
      <w:r>
        <w:rPr>
          <w:rStyle w:val="CommentReference"/>
        </w:rPr>
        <w:annotationRef/>
      </w:r>
      <w:r>
        <w:rPr>
          <w:sz w:val="20"/>
          <w:szCs w:val="20"/>
        </w:rPr>
        <w:t>if you change the abstract, feel free to do so, but please stay under 250 words ;)</w:t>
      </w:r>
    </w:p>
  </w:comment>
  <w:comment w:id="9" w:author="Liam Pond, Mr" w:date="2026-09-16T14:49:00Z" w:initials="LPM">
    <w:p w14:paraId="2D228D3C" w14:textId="77777777" w:rsidR="005319BD" w:rsidRDefault="005319BD" w:rsidP="005319BD">
      <w:r>
        <w:rPr>
          <w:rStyle w:val="CommentReference"/>
        </w:rPr>
        <w:annotationRef/>
      </w:r>
      <w:r>
        <w:rPr>
          <w:sz w:val="20"/>
          <w:szCs w:val="20"/>
        </w:rPr>
        <w:t>Do we not need to redefine Fux/Gradus? I usually consider the abstract as separate. Up to you.</w:t>
      </w:r>
    </w:p>
  </w:comment>
  <w:comment w:id="10" w:author="Pierre Basso" w:date="2026-09-22T13:33:00Z" w:initials="PB">
    <w:p w14:paraId="75D9B113" w14:textId="180526F1" w:rsidR="00000000" w:rsidRDefault="00000000">
      <w:r>
        <w:annotationRef/>
      </w:r>
      <w:r w:rsidRPr="77A39833">
        <w:t>good catch...</w:t>
      </w:r>
    </w:p>
  </w:comment>
  <w:comment w:id="11" w:author="Pierre Basso" w:date="2026-09-22T13:35:00Z" w:initials="PB">
    <w:p w14:paraId="2B97286B" w14:textId="3967FA7F" w:rsidR="00000000" w:rsidRDefault="00000000">
      <w:r>
        <w:annotationRef/>
      </w:r>
      <w:r w:rsidRPr="4298180D">
        <w:t>I have added the full name of the composer and treatise, Fux is well known among the theorist, so explaining the whole thing is not necessary but a clear reference is indeed needed</w:t>
      </w:r>
    </w:p>
  </w:comment>
  <w:comment w:id="15" w:author="Pierre Basso" w:date="2026-08-31T23:57:00Z" w:initials="PB">
    <w:p w14:paraId="4E9CBD3F" w14:textId="77777777" w:rsidR="00E05EDB" w:rsidRDefault="00E05EDB" w:rsidP="00E05EDB">
      <w:r>
        <w:rPr>
          <w:rStyle w:val="CommentReference"/>
        </w:rPr>
        <w:annotationRef/>
      </w:r>
      <w:r>
        <w:rPr>
          <w:sz w:val="20"/>
          <w:szCs w:val="20"/>
        </w:rPr>
        <w:t xml:space="preserve">I sound very confident here but I am not actually. So can you please check if I do not say too much stupid things about the IT here? Feel free to change and amend as well. </w:t>
      </w:r>
    </w:p>
  </w:comment>
  <w:comment w:id="18" w:author="Pierre Basso" w:date="2026-08-27T16:31:00Z" w:initials="PB">
    <w:p w14:paraId="4B531FAB" w14:textId="77777777" w:rsidR="008A7370" w:rsidRDefault="008A7370" w:rsidP="008A7370">
      <w:r>
        <w:rPr>
          <w:rStyle w:val="CommentReference"/>
        </w:rPr>
        <w:annotationRef/>
      </w:r>
      <w:r>
        <w:rPr>
          <w:sz w:val="20"/>
          <w:szCs w:val="20"/>
        </w:rPr>
        <w:t>please check those references if they are good one from a STEM perspective!</w:t>
      </w:r>
    </w:p>
    <w:p w14:paraId="332DE0A9" w14:textId="77777777" w:rsidR="008A7370" w:rsidRDefault="008A7370" w:rsidP="008A7370"/>
  </w:comment>
  <w:comment w:id="21" w:author="Liam Pond, Mr" w:date="2026-09-16T15:45:00Z" w:initials="LPM">
    <w:p w14:paraId="60D705C7" w14:textId="77777777" w:rsidR="00006B18" w:rsidRDefault="00006B18" w:rsidP="00006B18">
      <w:r>
        <w:rPr>
          <w:rStyle w:val="CommentReference"/>
        </w:rPr>
        <w:annotationRef/>
      </w:r>
      <w:r>
        <w:rPr>
          <w:sz w:val="20"/>
          <w:szCs w:val="20"/>
        </w:rPr>
        <w:t>Is this necessarily true?</w:t>
      </w:r>
    </w:p>
  </w:comment>
  <w:comment w:id="19" w:author="Pierre Basso" w:date="2026-09-22T13:40:00Z" w:initials="PB">
    <w:p w14:paraId="22FF554D" w14:textId="66787739" w:rsidR="00000000" w:rsidRDefault="00000000">
      <w:r>
        <w:annotationRef/>
      </w:r>
      <w:r w:rsidRPr="52DCB2D6">
        <w:t xml:space="preserve">Yes, it is progressive in terms of complexity and variety of problems solving. So I would keep it like this. </w:t>
      </w:r>
    </w:p>
  </w:comment>
  <w:comment w:id="20" w:author="Pierre Basso" w:date="2026-09-22T13:41:00Z" w:initials="PB">
    <w:p w14:paraId="4803DDD2" w14:textId="6DDC6D88" w:rsidR="00000000" w:rsidRDefault="00000000">
      <w:r>
        <w:annotationRef/>
      </w:r>
      <w:r w:rsidRPr="18885C1A">
        <w:t>But if you have a better idea, let me know ;)</w:t>
      </w:r>
    </w:p>
  </w:comment>
  <w:comment w:id="23" w:author="Liam Pond, Mr" w:date="2026-09-16T15:47:00Z" w:initials="LPM">
    <w:p w14:paraId="14CE2DAC" w14:textId="77777777" w:rsidR="00EE74D6" w:rsidRDefault="00EE74D6" w:rsidP="00EE74D6">
      <w:r>
        <w:rPr>
          <w:rStyle w:val="CommentReference"/>
        </w:rPr>
        <w:annotationRef/>
      </w:r>
      <w:r>
        <w:rPr>
          <w:sz w:val="20"/>
          <w:szCs w:val="20"/>
        </w:rPr>
        <w:t>I think this is too strong a claim</w:t>
      </w:r>
    </w:p>
  </w:comment>
  <w:comment w:id="24" w:author="Pierre Basso" w:date="2026-09-22T13:45:00Z" w:initials="PB">
    <w:p w14:paraId="6E631F0C" w14:textId="192971C0" w:rsidR="00000000" w:rsidRDefault="00000000">
      <w:r>
        <w:annotationRef/>
      </w:r>
      <w:r w:rsidRPr="5800FB76">
        <w:t xml:space="preserve">I like the metaphor but I can understand that it is my creative spirit which has talked and not the academic part... deleted, we can suggest without affirming. </w:t>
      </w:r>
    </w:p>
  </w:comment>
  <w:comment w:id="26" w:author="Pierre Basso" w:date="2026-08-27T16:32:00Z" w:initials="PB">
    <w:p w14:paraId="4D0D2E5C" w14:textId="77777777" w:rsidR="008A7370" w:rsidRDefault="008A7370" w:rsidP="008A7370">
      <w:r>
        <w:rPr>
          <w:rStyle w:val="CommentReference"/>
        </w:rPr>
        <w:annotationRef/>
      </w:r>
      <w:r>
        <w:rPr>
          <w:sz w:val="20"/>
          <w:szCs w:val="20"/>
        </w:rPr>
        <w:t>same here check the references</w:t>
      </w:r>
    </w:p>
  </w:comment>
  <w:comment w:id="27" w:author="Liam Pond, Mr" w:date="2026-09-16T16:53:00Z" w:initials="LPM">
    <w:p w14:paraId="3582931B" w14:textId="77777777" w:rsidR="00E646E1" w:rsidRDefault="00E646E1" w:rsidP="00E646E1">
      <w:r>
        <w:rPr>
          <w:rStyle w:val="CommentReference"/>
        </w:rPr>
        <w:annotationRef/>
      </w:r>
      <w:r>
        <w:rPr>
          <w:sz w:val="20"/>
          <w:szCs w:val="20"/>
        </w:rPr>
        <w:t>Encoded file is missing an opening &lt; bracket.</w:t>
      </w:r>
    </w:p>
    <w:p w14:paraId="6D5253FD" w14:textId="77777777" w:rsidR="00E646E1" w:rsidRDefault="00E646E1" w:rsidP="00E646E1"/>
    <w:p w14:paraId="0A6D014E" w14:textId="77777777" w:rsidR="00E646E1" w:rsidRDefault="00E646E1" w:rsidP="00E646E1">
      <w:r>
        <w:rPr>
          <w:sz w:val="20"/>
          <w:szCs w:val="20"/>
        </w:rPr>
        <w:t>The second &lt;backup&gt; should be replaced with &lt;/backup&gt; (which is a closing tag).</w:t>
      </w:r>
    </w:p>
    <w:p w14:paraId="12D7D27F" w14:textId="77777777" w:rsidR="00E646E1" w:rsidRDefault="00E646E1" w:rsidP="00E646E1"/>
    <w:p w14:paraId="4F1243F2" w14:textId="77777777" w:rsidR="00E646E1" w:rsidRDefault="00E646E1" w:rsidP="00E646E1">
      <w:r>
        <w:rPr>
          <w:sz w:val="20"/>
          <w:szCs w:val="20"/>
        </w:rPr>
        <w:t>More generally, maybe we should rename "Example" to "Reference example," "Encoded File" to "Supplied cantus firmus (MusicXML)", and "Music21-based evaluation system" to "music21-based evaluator." This might be more clear.</w:t>
      </w:r>
    </w:p>
  </w:comment>
  <w:comment w:id="28" w:author="Liam Pond, Mr" w:date="2026-09-16T16:55:00Z" w:initials="LPM">
    <w:p w14:paraId="3420AF60" w14:textId="77777777" w:rsidR="00E646E1" w:rsidRDefault="00E646E1" w:rsidP="00E646E1">
      <w:r>
        <w:rPr>
          <w:rStyle w:val="CommentReference"/>
        </w:rPr>
        <w:annotationRef/>
      </w:r>
      <w:r>
        <w:rPr>
          <w:sz w:val="20"/>
          <w:szCs w:val="20"/>
        </w:rPr>
        <w:t>The MusicXML Formatting Instructions section is actually in the System Prompt, I was wrong. Let's just emit that box entirely.</w:t>
      </w:r>
    </w:p>
  </w:comment>
  <w:comment w:id="29" w:author="Liam Pond, Mr" w:date="2026-09-16T16:57:00Z" w:initials="LPM">
    <w:p w14:paraId="6B4BBF95" w14:textId="77777777" w:rsidR="00E646E1" w:rsidRDefault="00E646E1" w:rsidP="00E646E1">
      <w:r>
        <w:rPr>
          <w:rStyle w:val="CommentReference"/>
        </w:rPr>
        <w:annotationRef/>
      </w:r>
      <w:r>
        <w:rPr>
          <w:sz w:val="20"/>
          <w:szCs w:val="20"/>
        </w:rPr>
        <w:t xml:space="preserve">Looks like we actually need a "Response cleanup and MusicXML duration repair" box before the LLM API Call section. </w:t>
      </w:r>
    </w:p>
  </w:comment>
  <w:comment w:id="30" w:author="Pierre Basso" w:date="2026-09-22T13:54:00Z" w:initials="PB">
    <w:p w14:paraId="13B982F6" w14:textId="7A5C786E" w:rsidR="00000000" w:rsidRDefault="00000000">
      <w:r>
        <w:annotationRef/>
      </w:r>
      <w:r w:rsidRPr="3831929C">
        <w:t>so we won an award with some imperfections? We are a great team of genius here lol</w:t>
      </w:r>
    </w:p>
    <w:p w14:paraId="0670EB8A" w14:textId="7DAAAB62" w:rsidR="00000000" w:rsidRDefault="00000000"/>
  </w:comment>
  <w:comment w:id="31" w:author="Pierre Basso" w:date="2026-09-22T14:09:00Z" w:initials="PB">
    <w:p w14:paraId="1A48E5DA" w14:textId="75687D7B" w:rsidR="00000000" w:rsidRDefault="00000000">
      <w:r>
        <w:annotationRef/>
      </w:r>
      <w:r w:rsidRPr="59A3CA01">
        <w:t>Ok I have implemented your suggestions. Just the response cleanup has happen after the generation. Why do you wanna put it before the API call?</w:t>
      </w:r>
    </w:p>
  </w:comment>
  <w:comment w:id="32" w:author="Pierre Basso" w:date="2026-09-22T14:09:00Z" w:initials="PB">
    <w:p w14:paraId="2020CCA4" w14:textId="52A66595" w:rsidR="00000000" w:rsidRDefault="00000000">
      <w:r>
        <w:annotationRef/>
      </w:r>
      <w:r w:rsidRPr="4A1E181C">
        <w:t>if you approve I will need to change my presentation in German for the upcoming conference</w:t>
      </w:r>
    </w:p>
    <w:p w14:paraId="6AE4BF2E" w14:textId="76C6513A" w:rsidR="00000000" w:rsidRDefault="00000000"/>
  </w:comment>
  <w:comment w:id="33" w:author="Pierre Basso" w:date="2026-09-22T14:11:00Z" w:initials="PB">
    <w:p w14:paraId="0E305970" w14:textId="23A266C4" w:rsidR="00000000" w:rsidRDefault="00000000">
      <w:r>
        <w:annotationRef/>
      </w:r>
      <w:r w:rsidRPr="4A1D0D60">
        <w:t>which descriptions do you wanna add for the response cleanup?</w:t>
      </w:r>
    </w:p>
  </w:comment>
  <w:comment w:id="34" w:author="Pierre Basso" w:date="2026-08-28T17:47:00Z" w:initials="PB">
    <w:p w14:paraId="5F95DE6D" w14:textId="77777777" w:rsidR="003C13A5" w:rsidRDefault="003C13A5" w:rsidP="003C13A5">
      <w:r>
        <w:rPr>
          <w:rStyle w:val="CommentReference"/>
        </w:rPr>
        <w:annotationRef/>
      </w:r>
      <w:r>
        <w:rPr>
          <w:sz w:val="20"/>
          <w:szCs w:val="20"/>
        </w:rPr>
        <w:t>check if the description fits and is correct :)</w:t>
      </w:r>
    </w:p>
  </w:comment>
  <w:comment w:id="50" w:author="Pierre Basso" w:date="2026-08-28T18:03:00Z" w:initials="PB">
    <w:p w14:paraId="2A53A8DA" w14:textId="77777777" w:rsidR="000A6C76" w:rsidRDefault="000A6C76" w:rsidP="000A6C76">
      <w:r>
        <w:rPr>
          <w:rStyle w:val="CommentReference"/>
        </w:rPr>
        <w:annotationRef/>
      </w:r>
      <w:r>
        <w:rPr>
          <w:sz w:val="20"/>
          <w:szCs w:val="20"/>
        </w:rPr>
        <w:t>check the litterature !!</w:t>
      </w:r>
    </w:p>
  </w:comment>
  <w:comment w:id="51" w:author="Liam Pond, Mr" w:date="2026-09-16T17:03:00Z" w:initials="LPM">
    <w:p w14:paraId="5661F2C6" w14:textId="77777777" w:rsidR="00297BF5" w:rsidRDefault="00297BF5" w:rsidP="00297BF5">
      <w:r>
        <w:rPr>
          <w:rStyle w:val="CommentReference"/>
        </w:rPr>
        <w:annotationRef/>
      </w:r>
      <w:r>
        <w:rPr>
          <w:sz w:val="20"/>
          <w:szCs w:val="20"/>
        </w:rPr>
        <w:t>Citation and a page reference would be nice</w:t>
      </w:r>
    </w:p>
  </w:comment>
  <w:comment w:id="52" w:author="Pierre Basso" w:date="2026-09-22T14:20:00Z" w:initials="PB">
    <w:p w14:paraId="26A07A88" w14:textId="417D9393" w:rsidR="00000000" w:rsidRDefault="00000000">
      <w:r>
        <w:annotationRef/>
      </w:r>
      <w:r w:rsidRPr="41810E86">
        <w:t>done :)</w:t>
      </w:r>
    </w:p>
  </w:comment>
  <w:comment w:id="56" w:author="Liam Pond, Mr" w:date="2026-09-16T18:31:00Z" w:initials="LPM">
    <w:p w14:paraId="7EA1F381" w14:textId="77777777" w:rsidR="00CA4861" w:rsidRDefault="00CA4861" w:rsidP="00CA4861">
      <w:r>
        <w:rPr>
          <w:rStyle w:val="CommentReference"/>
        </w:rPr>
        <w:annotationRef/>
      </w:r>
      <w:r>
        <w:rPr>
          <w:sz w:val="20"/>
          <w:szCs w:val="20"/>
        </w:rPr>
        <w:t>Double-check, but I think this may have been incorrect.</w:t>
      </w:r>
    </w:p>
  </w:comment>
  <w:comment w:id="57" w:author="Pierre Basso" w:date="2026-09-22T14:35:00Z" w:initials="PB">
    <w:p w14:paraId="373AC633" w14:textId="61E9084D" w:rsidR="00000000" w:rsidRDefault="00000000">
      <w:r>
        <w:annotationRef/>
      </w:r>
      <w:r w:rsidRPr="0E9F334F">
        <w:t>thanks for asking: yes correct, the cantus firmi have always a tenor clausula at the end and you need to provide the counterpart for the cadence which is the soprano clausula and this describes how to get it right.</w:t>
      </w:r>
    </w:p>
  </w:comment>
  <w:comment w:id="58" w:author="Liam Pond, Mr" w:date="2026-09-16T18:32:00Z" w:initials="LPM">
    <w:p w14:paraId="02B6C6DD" w14:textId="77777777" w:rsidR="00CA4861" w:rsidRDefault="00CA4861" w:rsidP="00CA4861">
      <w:r>
        <w:rPr>
          <w:rStyle w:val="CommentReference"/>
        </w:rPr>
        <w:annotationRef/>
      </w:r>
      <w:r>
        <w:rPr>
          <w:sz w:val="20"/>
          <w:szCs w:val="20"/>
        </w:rPr>
        <w:t>The third-species guide doesn't contain references to syncopations. Double check.</w:t>
      </w:r>
    </w:p>
  </w:comment>
  <w:comment w:id="59" w:author="Pierre Basso" w:date="2026-09-22T14:40:00Z" w:initials="PB">
    <w:p w14:paraId="18CCD827" w14:textId="7554AC5E" w:rsidR="00000000" w:rsidRDefault="00000000">
      <w:r>
        <w:annotationRef/>
      </w:r>
      <w:r w:rsidRPr="363EE3B5">
        <w:t>oh ! I mean here dissonances including passing notes, which is the key aspect for successful third species.</w:t>
      </w:r>
    </w:p>
  </w:comment>
  <w:comment w:id="110" w:author="Liam Pond, Mr" w:date="2026-10-14T17:11:00Z" w:initials="LPM">
    <w:p w14:paraId="51005394" w14:textId="77777777" w:rsidR="005F50BE" w:rsidRDefault="005F50BE" w:rsidP="005F50BE">
      <w:r>
        <w:rPr>
          <w:rStyle w:val="CommentReference"/>
        </w:rPr>
        <w:annotationRef/>
      </w:r>
      <w:r>
        <w:rPr>
          <w:sz w:val="20"/>
          <w:szCs w:val="20"/>
        </w:rPr>
        <w:t>ChatGPT thinks this comes from the editorial note in Mann's edition rather than Fux. Maybe double check.</w:t>
      </w:r>
    </w:p>
    <w:p w14:paraId="14933893" w14:textId="77777777" w:rsidR="005F50BE" w:rsidRDefault="005F50BE" w:rsidP="005F50BE"/>
    <w:p w14:paraId="46F09316" w14:textId="77777777" w:rsidR="005F50BE" w:rsidRDefault="005F50BE" w:rsidP="005F50BE">
      <w:r>
        <w:rPr>
          <w:sz w:val="20"/>
          <w:szCs w:val="20"/>
        </w:rPr>
        <w:t>“as permitted in the editorial note in Mann’s edition (Fux [1725] 1965, 35)”</w:t>
      </w:r>
    </w:p>
  </w:comment>
  <w:comment w:id="121" w:author="Liam Pond, Mr" w:date="2026-10-14T17:16:00Z" w:initials="LPM">
    <w:p w14:paraId="001F8580" w14:textId="77777777" w:rsidR="00DC639B" w:rsidRDefault="00DC639B" w:rsidP="00DC639B">
      <w:r>
        <w:rPr>
          <w:rStyle w:val="CommentReference"/>
        </w:rPr>
        <w:annotationRef/>
      </w:r>
      <w:r>
        <w:rPr>
          <w:sz w:val="20"/>
          <w:szCs w:val="20"/>
        </w:rPr>
        <w:t>Consider the following alternative. I don't know the Komosinski and Szachewicz work so I can't judge.</w:t>
      </w:r>
    </w:p>
    <w:p w14:paraId="545138BF" w14:textId="77777777" w:rsidR="00DC639B" w:rsidRDefault="00DC639B" w:rsidP="00DC639B"/>
    <w:p w14:paraId="4AFAC889" w14:textId="77777777" w:rsidR="00DC639B" w:rsidRDefault="00DC639B" w:rsidP="00DC639B">
      <w:r>
        <w:rPr>
          <w:sz w:val="20"/>
          <w:szCs w:val="20"/>
        </w:rPr>
        <w:t>"Finally, each predicate returns a binary result, and the reported totals count detected violations without differentiating their severity. We adopted this counting scheme to avoid assigning different numerical penalties to individual rules. Komosinski and Szachewicz (2015) discuss the difficulty of justifying such penalties, while also cautioning that aggregation obscures differences among violations. Our totals therefore give each detected violation equal weight and should be interpreted with this limitation in mind."</w:t>
      </w:r>
    </w:p>
    <w:p w14:paraId="11EC0D22" w14:textId="77777777" w:rsidR="00DC639B" w:rsidRDefault="00DC639B" w:rsidP="00DC639B"/>
    <w:p w14:paraId="4624EE1E" w14:textId="77777777" w:rsidR="00DC639B" w:rsidRDefault="00DC639B" w:rsidP="00DC639B">
      <w:r>
        <w:rPr>
          <w:sz w:val="20"/>
          <w:szCs w:val="20"/>
        </w:rPr>
        <w:t>Reason: Binary detection and severity weighting are separate decisions: binary results can subsequently receive different weights. Moreover, the cited authors propose a dominance-based approach that avoids collapsing the criteria into a single total. Their criticism therefore also bears on an equally weighted sum. They acknowledge qualitative differences in importance, including an example from Fux, while questioning how to translate those differences into numerical penalties.</w:t>
      </w:r>
    </w:p>
  </w:comment>
  <w:comment w:id="141" w:author="Liam Pond, Mr" w:date="2026-09-16T16:46:00Z" w:initials="LPM">
    <w:p w14:paraId="3BE8FBEC" w14:textId="77777777" w:rsidR="00E20514" w:rsidRDefault="0029228C" w:rsidP="00E20514">
      <w:r>
        <w:rPr>
          <w:rStyle w:val="CommentReference"/>
        </w:rPr>
        <w:annotationRef/>
      </w:r>
      <w:r w:rsidR="00E20514">
        <w:rPr>
          <w:sz w:val="20"/>
          <w:szCs w:val="20"/>
        </w:rPr>
        <w:t>Technically, ChatGPT is the web app, while GPT-5.4 is the model.  Just "GPT" would be more accurate, but since it's colloquially known as ChatGPT, this is probably fine.</w:t>
      </w:r>
    </w:p>
  </w:comment>
  <w:comment w:id="142" w:author="Pierre Basso" w:date="2026-09-22T14:43:00Z" w:initials="PB">
    <w:p w14:paraId="2F128D4F" w14:textId="15CE2750" w:rsidR="00000000" w:rsidRDefault="00000000">
      <w:r>
        <w:annotationRef/>
      </w:r>
      <w:r w:rsidRPr="1121FCE3">
        <w:t>for a public of music theorist, they do not know the difference. If they know all the three names, be happy. My field is reinventing the dinosaurs species.</w:t>
      </w:r>
    </w:p>
  </w:comment>
  <w:comment w:id="219" w:author="Pierre Basso" w:date="2026-08-28T18:42:00Z" w:initials="PB">
    <w:p w14:paraId="04DBD8AA" w14:textId="77777777" w:rsidR="005F7E5A" w:rsidRDefault="001374C5" w:rsidP="005F7E5A">
      <w:r>
        <w:rPr>
          <w:rStyle w:val="CommentReference"/>
        </w:rPr>
        <w:annotationRef/>
      </w:r>
      <w:r w:rsidR="005F7E5A">
        <w:rPr>
          <w:sz w:val="20"/>
          <w:szCs w:val="20"/>
        </w:rPr>
        <w:t xml:space="preserve">I know you dislike the M2 metric, but I would keep it for music theorist. I have problem to write with the Standard Deviation. It feels abstract to my brain. So maybe you can ad some observations with the SD in other places. </w:t>
      </w:r>
    </w:p>
  </w:comment>
  <w:comment w:id="452" w:author="Pierre Basso" w:date="2026-08-31T23:58:00Z" w:initials="PB">
    <w:p w14:paraId="67EFDB1B" w14:textId="77777777" w:rsidR="00E05EDB" w:rsidRDefault="00E05EDB" w:rsidP="00E05EDB">
      <w:r>
        <w:rPr>
          <w:rStyle w:val="CommentReference"/>
        </w:rPr>
        <w:annotationRef/>
      </w:r>
      <w:r>
        <w:rPr>
          <w:sz w:val="20"/>
          <w:szCs w:val="20"/>
        </w:rPr>
        <w:t>please during the reading of the score based part, check if you can easy follow the text with the example and if it is 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738F972" w15:done="1"/>
  <w15:commentEx w15:paraId="2ABBB873" w15:done="1"/>
  <w15:commentEx w15:paraId="6EDC5428" w15:done="1"/>
  <w15:commentEx w15:paraId="2A7053F8" w15:done="1"/>
  <w15:commentEx w15:paraId="2D228D3C" w15:done="0"/>
  <w15:commentEx w15:paraId="75D9B113" w15:paraIdParent="2D228D3C" w15:done="0"/>
  <w15:commentEx w15:paraId="2B97286B" w15:paraIdParent="2D228D3C" w15:done="0"/>
  <w15:commentEx w15:paraId="4E9CBD3F" w15:done="1"/>
  <w15:commentEx w15:paraId="332DE0A9" w15:done="1"/>
  <w15:commentEx w15:paraId="60D705C7" w15:done="1"/>
  <w15:commentEx w15:paraId="22FF554D" w15:done="1"/>
  <w15:commentEx w15:paraId="4803DDD2" w15:paraIdParent="22FF554D" w15:done="1"/>
  <w15:commentEx w15:paraId="14CE2DAC" w15:done="1"/>
  <w15:commentEx w15:paraId="6E631F0C" w15:paraIdParent="14CE2DAC" w15:done="1"/>
  <w15:commentEx w15:paraId="4D0D2E5C" w15:done="1"/>
  <w15:commentEx w15:paraId="4F1243F2" w15:done="0"/>
  <w15:commentEx w15:paraId="3420AF60" w15:paraIdParent="4F1243F2" w15:done="0"/>
  <w15:commentEx w15:paraId="6B4BBF95" w15:paraIdParent="4F1243F2" w15:done="0"/>
  <w15:commentEx w15:paraId="0670EB8A" w15:paraIdParent="4F1243F2" w15:done="0"/>
  <w15:commentEx w15:paraId="1A48E5DA" w15:paraIdParent="4F1243F2" w15:done="0"/>
  <w15:commentEx w15:paraId="6AE4BF2E" w15:paraIdParent="4F1243F2" w15:done="0"/>
  <w15:commentEx w15:paraId="0E305970" w15:paraIdParent="4F1243F2" w15:done="0"/>
  <w15:commentEx w15:paraId="5F95DE6D" w15:done="1"/>
  <w15:commentEx w15:paraId="2A53A8DA" w15:done="1"/>
  <w15:commentEx w15:paraId="5661F2C6" w15:done="1"/>
  <w15:commentEx w15:paraId="26A07A88" w15:paraIdParent="5661F2C6" w15:done="1"/>
  <w15:commentEx w15:paraId="7EA1F381" w15:done="1"/>
  <w15:commentEx w15:paraId="373AC633" w15:paraIdParent="7EA1F381" w15:done="1"/>
  <w15:commentEx w15:paraId="02B6C6DD" w15:done="1"/>
  <w15:commentEx w15:paraId="18CCD827" w15:paraIdParent="02B6C6DD" w15:done="1"/>
  <w15:commentEx w15:paraId="46F09316" w15:done="0"/>
  <w15:commentEx w15:paraId="4624EE1E" w15:done="0"/>
  <w15:commentEx w15:paraId="3BE8FBEC" w15:done="1"/>
  <w15:commentEx w15:paraId="2F128D4F" w15:paraIdParent="3BE8FBEC" w15:done="1"/>
  <w15:commentEx w15:paraId="04DBD8AA" w15:done="0"/>
  <w15:commentEx w15:paraId="67EFDB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0A37158" w16cex:dateUtc="2026-09-16T13:35:00Z"/>
  <w16cex:commentExtensible w16cex:durableId="01E789C1" w16cex:dateUtc="2026-09-01T03:59:00Z">
    <w16cex:extLst>
      <w16:ext w16:uri="{CE6994B0-6A32-4C9F-8C6B-6E91EDA988CE}">
        <cr:reactions xmlns:cr="http://schemas.microsoft.com/office/comments/2020/reactions">
          <cr:reaction reactionType="1">
            <cr:reactionInfo dateUtc="2026-09-16T13:33:31Z">
              <cr:user userId="S::liam.pond@mcgill.ca::5662ee9d-0a52-4bf4-ac05-4e629641ad0b" userProvider="AD" userName="Liam Pond, Mr"/>
            </cr:reactionInfo>
          </cr:reaction>
        </cr:reactions>
      </w16:ext>
    </w16cex:extLst>
  </w16cex:commentExtensible>
  <w16cex:commentExtensible w16cex:durableId="519C3235" w16cex:dateUtc="2026-09-16T13:42:00Z"/>
  <w16cex:commentExtensible w16cex:durableId="5E56B1F0" w16cex:dateUtc="2026-09-01T04:00:00Z">
    <w16cex:extLst>
      <w16:ext w16:uri="{CE6994B0-6A32-4C9F-8C6B-6E91EDA988CE}">
        <cr:reactions xmlns:cr="http://schemas.microsoft.com/office/comments/2020/reactions">
          <cr:reaction reactionType="1">
            <cr:reactionInfo dateUtc="2026-09-16T13:20:35Z">
              <cr:user userId="S::liam.pond@mcgill.ca::5662ee9d-0a52-4bf4-ac05-4e629641ad0b" userProvider="AD" userName="Liam Pond, Mr"/>
            </cr:reactionInfo>
          </cr:reaction>
        </cr:reactions>
      </w16:ext>
    </w16cex:extLst>
  </w16cex:commentExtensible>
  <w16cex:commentExtensible w16cex:durableId="72FB8EAA" w16cex:dateUtc="2026-09-16T13:49:00Z"/>
  <w16cex:commentExtensible w16cex:durableId="4ACCE67D" w16cex:dateUtc="2026-09-22T17:33:00Z"/>
  <w16cex:commentExtensible w16cex:durableId="2F96009A" w16cex:dateUtc="2026-09-22T17:35:00Z"/>
  <w16cex:commentExtensible w16cex:durableId="15B22730" w16cex:dateUtc="2026-09-01T03:57:00Z">
    <w16cex:extLst>
      <w16:ext w16:uri="{CE6994B0-6A32-4C9F-8C6B-6E91EDA988CE}">
        <cr:reactions xmlns:cr="http://schemas.microsoft.com/office/comments/2020/reactions">
          <cr:reaction reactionType="1">
            <cr:reactionInfo dateUtc="2026-09-16T14:00:16Z">
              <cr:user userId="S::liam.pond@mcgill.ca::5662ee9d-0a52-4bf4-ac05-4e629641ad0b" userProvider="AD" userName="Liam Pond, Mr"/>
            </cr:reactionInfo>
          </cr:reaction>
        </cr:reactions>
      </w16:ext>
    </w16cex:extLst>
  </w16cex:commentExtensible>
  <w16cex:commentExtensible w16cex:durableId="3072D0B5" w16cex:dateUtc="2026-08-27T20:31:00Z">
    <w16cex:extLst>
      <w16:ext w16:uri="{CE6994B0-6A32-4C9F-8C6B-6E91EDA988CE}">
        <cr:reactions xmlns:cr="http://schemas.microsoft.com/office/comments/2020/reactions">
          <cr:reaction reactionType="1">
            <cr:reactionInfo dateUtc="2026-09-16T14:45:33Z">
              <cr:user userId="S::liam.pond@mcgill.ca::5662ee9d-0a52-4bf4-ac05-4e629641ad0b" userProvider="AD" userName="Liam Pond, Mr"/>
            </cr:reactionInfo>
          </cr:reaction>
        </cr:reactions>
      </w16:ext>
    </w16cex:extLst>
  </w16cex:commentExtensible>
  <w16cex:commentExtensible w16cex:durableId="62333B41" w16cex:dateUtc="2026-09-16T14:45:00Z"/>
  <w16cex:commentExtensible w16cex:durableId="72D28B57" w16cex:dateUtc="2026-09-22T17:40:00Z"/>
  <w16cex:commentExtensible w16cex:durableId="6E80BE39" w16cex:dateUtc="2026-09-22T17:41:00Z"/>
  <w16cex:commentExtensible w16cex:durableId="68257BF2" w16cex:dateUtc="2026-09-16T14:47:00Z"/>
  <w16cex:commentExtensible w16cex:durableId="403E9076" w16cex:dateUtc="2026-09-22T17:45:00Z"/>
  <w16cex:commentExtensible w16cex:durableId="3562E1E2" w16cex:dateUtc="2026-08-27T20:32:00Z"/>
  <w16cex:commentExtensible w16cex:durableId="1645CD6C" w16cex:dateUtc="2026-09-16T15:53:00Z"/>
  <w16cex:commentExtensible w16cex:durableId="5A557C2A" w16cex:dateUtc="2026-09-16T15:55:00Z"/>
  <w16cex:commentExtensible w16cex:durableId="38544E02" w16cex:dateUtc="2026-09-16T15:57:00Z"/>
  <w16cex:commentExtensible w16cex:durableId="0CCDFCE4" w16cex:dateUtc="2026-09-22T17:54:00Z"/>
  <w16cex:commentExtensible w16cex:durableId="6E90CE3B" w16cex:dateUtc="2026-09-22T18:09:00Z"/>
  <w16cex:commentExtensible w16cex:durableId="26D14263" w16cex:dateUtc="2026-09-22T18:09:00Z"/>
  <w16cex:commentExtensible w16cex:durableId="3EF0ABE7" w16cex:dateUtc="2026-09-22T18:11:00Z"/>
  <w16cex:commentExtensible w16cex:durableId="4B62BF01" w16cex:dateUtc="2026-08-28T21:47:00Z"/>
  <w16cex:commentExtensible w16cex:durableId="3016EE2F" w16cex:dateUtc="2026-08-28T22:03:00Z"/>
  <w16cex:commentExtensible w16cex:durableId="7FB6AFE5" w16cex:dateUtc="2026-09-16T16:03:00Z"/>
  <w16cex:commentExtensible w16cex:durableId="2654420D" w16cex:dateUtc="2026-09-22T18:20:00Z"/>
  <w16cex:commentExtensible w16cex:durableId="3D34F147" w16cex:dateUtc="2026-09-16T17:31:00Z"/>
  <w16cex:commentExtensible w16cex:durableId="389FF87A" w16cex:dateUtc="2026-09-22T18:35:00Z"/>
  <w16cex:commentExtensible w16cex:durableId="71A00842" w16cex:dateUtc="2026-09-16T17:32:00Z"/>
  <w16cex:commentExtensible w16cex:durableId="07497163" w16cex:dateUtc="2026-09-22T18:40:00Z"/>
  <w16cex:commentExtensible w16cex:durableId="59C1962C" w16cex:dateUtc="2026-10-14T16:11:00Z"/>
  <w16cex:commentExtensible w16cex:durableId="765A85D5" w16cex:dateUtc="2026-10-14T16:16:00Z"/>
  <w16cex:commentExtensible w16cex:durableId="0887BB6B" w16cex:dateUtc="2026-09-16T15:46:00Z"/>
  <w16cex:commentExtensible w16cex:durableId="5B64F068" w16cex:dateUtc="2026-09-22T18:43:00Z"/>
  <w16cex:commentExtensible w16cex:durableId="5E1720AE" w16cex:dateUtc="2026-08-28T22:42:00Z"/>
  <w16cex:commentExtensible w16cex:durableId="4C2F7AB0" w16cex:dateUtc="2026-09-01T0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738F972" w16cid:durableId="40A37158"/>
  <w16cid:commentId w16cid:paraId="2ABBB873" w16cid:durableId="01E789C1"/>
  <w16cid:commentId w16cid:paraId="6EDC5428" w16cid:durableId="519C3235"/>
  <w16cid:commentId w16cid:paraId="2A7053F8" w16cid:durableId="5E56B1F0"/>
  <w16cid:commentId w16cid:paraId="2D228D3C" w16cid:durableId="72FB8EAA"/>
  <w16cid:commentId w16cid:paraId="75D9B113" w16cid:durableId="4ACCE67D"/>
  <w16cid:commentId w16cid:paraId="2B97286B" w16cid:durableId="2F96009A"/>
  <w16cid:commentId w16cid:paraId="4E9CBD3F" w16cid:durableId="15B22730"/>
  <w16cid:commentId w16cid:paraId="332DE0A9" w16cid:durableId="3072D0B5"/>
  <w16cid:commentId w16cid:paraId="60D705C7" w16cid:durableId="62333B41"/>
  <w16cid:commentId w16cid:paraId="22FF554D" w16cid:durableId="72D28B57"/>
  <w16cid:commentId w16cid:paraId="4803DDD2" w16cid:durableId="6E80BE39"/>
  <w16cid:commentId w16cid:paraId="14CE2DAC" w16cid:durableId="68257BF2"/>
  <w16cid:commentId w16cid:paraId="6E631F0C" w16cid:durableId="403E9076"/>
  <w16cid:commentId w16cid:paraId="4D0D2E5C" w16cid:durableId="3562E1E2"/>
  <w16cid:commentId w16cid:paraId="4F1243F2" w16cid:durableId="1645CD6C"/>
  <w16cid:commentId w16cid:paraId="3420AF60" w16cid:durableId="5A557C2A"/>
  <w16cid:commentId w16cid:paraId="6B4BBF95" w16cid:durableId="38544E02"/>
  <w16cid:commentId w16cid:paraId="0670EB8A" w16cid:durableId="0CCDFCE4"/>
  <w16cid:commentId w16cid:paraId="1A48E5DA" w16cid:durableId="6E90CE3B"/>
  <w16cid:commentId w16cid:paraId="6AE4BF2E" w16cid:durableId="26D14263"/>
  <w16cid:commentId w16cid:paraId="0E305970" w16cid:durableId="3EF0ABE7"/>
  <w16cid:commentId w16cid:paraId="5F95DE6D" w16cid:durableId="4B62BF01"/>
  <w16cid:commentId w16cid:paraId="2A53A8DA" w16cid:durableId="3016EE2F"/>
  <w16cid:commentId w16cid:paraId="5661F2C6" w16cid:durableId="7FB6AFE5"/>
  <w16cid:commentId w16cid:paraId="26A07A88" w16cid:durableId="2654420D"/>
  <w16cid:commentId w16cid:paraId="7EA1F381" w16cid:durableId="3D34F147"/>
  <w16cid:commentId w16cid:paraId="373AC633" w16cid:durableId="389FF87A"/>
  <w16cid:commentId w16cid:paraId="02B6C6DD" w16cid:durableId="71A00842"/>
  <w16cid:commentId w16cid:paraId="18CCD827" w16cid:durableId="07497163"/>
  <w16cid:commentId w16cid:paraId="46F09316" w16cid:durableId="59C1962C"/>
  <w16cid:commentId w16cid:paraId="4624EE1E" w16cid:durableId="765A85D5"/>
  <w16cid:commentId w16cid:paraId="3BE8FBEC" w16cid:durableId="0887BB6B"/>
  <w16cid:commentId w16cid:paraId="2F128D4F" w16cid:durableId="5B64F068"/>
  <w16cid:commentId w16cid:paraId="04DBD8AA" w16cid:durableId="5E1720AE"/>
  <w16cid:commentId w16cid:paraId="67EFDB1B" w16cid:durableId="4C2F7A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F03CAE" w14:textId="77777777" w:rsidR="001C0C6B" w:rsidRDefault="001C0C6B">
      <w:pPr>
        <w:spacing w:after="0" w:line="240" w:lineRule="auto"/>
      </w:pPr>
      <w:r>
        <w:separator/>
      </w:r>
    </w:p>
  </w:endnote>
  <w:endnote w:type="continuationSeparator" w:id="0">
    <w:p w14:paraId="237D59BA" w14:textId="77777777" w:rsidR="001C0C6B" w:rsidRDefault="001C0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85519486"/>
      <w:docPartObj>
        <w:docPartGallery w:val="Page Numbers (Bottom of Page)"/>
        <w:docPartUnique/>
      </w:docPartObj>
    </w:sdtPr>
    <w:sdtContent>
      <w:p w14:paraId="5387B865" w14:textId="77777777" w:rsidR="0046746D" w:rsidRDefault="00000000" w:rsidP="004E4591">
        <w:pPr>
          <w:pStyle w:val="Footer"/>
          <w:framePr w:wrap="none" w:vAnchor="text" w:hAnchor="margin" w:xAlign="in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8B9D1FC" w14:textId="77777777" w:rsidR="0046746D" w:rsidRDefault="0046746D" w:rsidP="009E7CB3">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9276240"/>
      <w:docPartObj>
        <w:docPartGallery w:val="Page Numbers (Bottom of Page)"/>
        <w:docPartUnique/>
      </w:docPartObj>
    </w:sdtPr>
    <w:sdtContent>
      <w:p w14:paraId="05C2C360" w14:textId="77777777" w:rsidR="0046746D" w:rsidRDefault="00000000" w:rsidP="004E4591">
        <w:pPr>
          <w:pStyle w:val="Footer"/>
          <w:framePr w:wrap="none" w:vAnchor="text" w:hAnchor="margin" w:xAlign="in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CDFB5D" w14:textId="77777777" w:rsidR="0046746D" w:rsidRDefault="0046746D" w:rsidP="009E7CB3">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750C3D" w14:textId="77777777" w:rsidR="001C0C6B" w:rsidRDefault="001C0C6B">
      <w:r>
        <w:separator/>
      </w:r>
    </w:p>
  </w:footnote>
  <w:footnote w:type="continuationSeparator" w:id="0">
    <w:p w14:paraId="4022817D" w14:textId="77777777" w:rsidR="001C0C6B" w:rsidRDefault="001C0C6B">
      <w:r>
        <w:continuationSeparator/>
      </w:r>
    </w:p>
  </w:footnote>
  <w:footnote w:id="1">
    <w:p w14:paraId="7E4EC5CB" w14:textId="48252716" w:rsidR="00EF0DD6" w:rsidRDefault="00EF0DD6">
      <w:pPr>
        <w:pStyle w:val="FootnoteText"/>
      </w:pPr>
      <w:r>
        <w:rPr>
          <w:rStyle w:val="FootnoteReference"/>
        </w:rPr>
        <w:footnoteRef/>
      </w:r>
      <w:r>
        <w:t xml:space="preserve"> </w:t>
      </w:r>
      <w:r>
        <w:t>Anthropic describes temperature as the “amount of randomness injected into the response” and recommends values closer to 0.0 for analytical tasks, while noting that even at a temperature of 0.0 results will not be fully deterministic (Anthropic n.d.). Google explicitly advises against lowering the temperature below 1.0 for Gemini, warning that doing so may lead to unexpected behavior such as looping or degraded performance in complex reasoning tasks (Google n.d.).</w:t>
      </w:r>
    </w:p>
  </w:footnote>
  <w:footnote w:id="2">
    <w:p w14:paraId="549625DE" w14:textId="6E5FB105" w:rsidR="007E1988" w:rsidRPr="007E1988" w:rsidRDefault="007E1988">
      <w:pPr>
        <w:pStyle w:val="FootnoteText"/>
      </w:pPr>
      <w:r>
        <w:rPr>
          <w:rStyle w:val="FootnoteReference"/>
        </w:rPr>
        <w:footnoteRef/>
      </w:r>
      <w:r>
        <w:t xml:space="preserve"> </w:t>
      </w:r>
      <w:r w:rsidR="00557AAF">
        <w:t>see rule U12 in the evaluation guide</w:t>
      </w:r>
    </w:p>
  </w:footnote>
  <w:footnote w:id="3">
    <w:p w14:paraId="0CA2F023" w14:textId="0404DE45" w:rsidR="00557AAF" w:rsidRPr="00557AAF" w:rsidRDefault="00557AAF">
      <w:pPr>
        <w:pStyle w:val="FootnoteText"/>
      </w:pPr>
      <w:r>
        <w:rPr>
          <w:rStyle w:val="FootnoteReference"/>
        </w:rPr>
        <w:footnoteRef/>
      </w:r>
      <w:r>
        <w:t xml:space="preserve"> The cantus in D </w:t>
      </w:r>
      <w:del w:id="132" w:author="Liam Pond, Mr" w:date="2026-09-16T16:47:00Z" w16du:dateUtc="2026-09-16T15:47:00Z">
        <w:r w:rsidDel="00E20514">
          <w:delText>having been</w:delText>
        </w:r>
      </w:del>
      <w:ins w:id="133" w:author="Liam Pond, Mr" w:date="2026-09-16T16:47:00Z" w16du:dateUtc="2026-09-16T15:47:00Z">
        <w:r w:rsidR="00E20514">
          <w:t>was</w:t>
        </w:r>
      </w:ins>
      <w:r>
        <w:t xml:space="preserve"> excluded, as noted earlier, </w:t>
      </w:r>
      <w:del w:id="134" w:author="Liam Pond, Mr" w:date="2026-09-16T16:48:00Z" w16du:dateUtc="2026-09-16T15:48:00Z">
        <w:r w:rsidDel="00C855E8">
          <w:delText>in order to</w:delText>
        </w:r>
      </w:del>
      <w:ins w:id="135" w:author="Liam Pond, Mr" w:date="2026-09-16T16:48:00Z" w16du:dateUtc="2026-09-16T15:48:00Z">
        <w:r w:rsidR="00C855E8">
          <w:t>to</w:t>
        </w:r>
      </w:ins>
      <w:r>
        <w:t xml:space="preserve"> serve as a reference example.</w:t>
      </w:r>
    </w:p>
  </w:footnote>
  <w:footnote w:id="4">
    <w:p w14:paraId="23B2B2EC" w14:textId="77777777" w:rsidR="00A86C91" w:rsidRDefault="00000000">
      <w:pPr>
        <w:pStyle w:val="FootnoteText"/>
      </w:pPr>
      <w:r>
        <w:rPr>
          <w:rStyle w:val="FootnoteReference"/>
        </w:rPr>
        <w:footnoteRef/>
      </w:r>
      <w:r>
        <w:t xml:space="preserve"> The standard deviation, abbreviated SD, is a measure of dispersion: a small SD indicates that runs cluster tightly around the mean, while a large SD indicates greater variability across runs.</w:t>
      </w:r>
    </w:p>
  </w:footnote>
  <w:footnote w:id="5">
    <w:p w14:paraId="1986BC69" w14:textId="77777777" w:rsidR="00A86C91" w:rsidRDefault="00000000">
      <w:pPr>
        <w:pStyle w:val="FootnoteText"/>
      </w:pPr>
      <w:r>
        <w:rPr>
          <w:rStyle w:val="FootnoteReference"/>
        </w:rPr>
        <w:footnoteRef/>
      </w:r>
      <w:r>
        <w:t xml:space="preserve"> See in Appendix 6: U11, U12, U13.</w:t>
      </w:r>
    </w:p>
  </w:footnote>
  <w:footnote w:id="6">
    <w:p w14:paraId="60F6D638" w14:textId="77777777" w:rsidR="00A86C91" w:rsidRDefault="00000000">
      <w:pPr>
        <w:pStyle w:val="FootnoteText"/>
      </w:pPr>
      <w:r>
        <w:rPr>
          <w:rStyle w:val="FootnoteReference"/>
        </w:rPr>
        <w:footnoteRef/>
      </w:r>
      <w:r>
        <w:t xml:space="preserve"> See in Appendix 6: S1-8, S1-9, S2-5, S2-6, S3-7, S3-8, S4-7, S5-14.</w:t>
      </w:r>
    </w:p>
  </w:footnote>
  <w:footnote w:id="7">
    <w:p w14:paraId="78850685" w14:textId="77777777" w:rsidR="00A86C91" w:rsidRDefault="00000000">
      <w:pPr>
        <w:pStyle w:val="FootnoteText"/>
      </w:pPr>
      <w:r>
        <w:rPr>
          <w:rStyle w:val="FootnoteReference"/>
        </w:rPr>
        <w:footnoteRef/>
      </w:r>
      <w:r>
        <w:t xml:space="preserve"> See in Appendix 6: U17, S2-1, S2-2, S3-1–S3-4, S4-1–S4-5, S4-9, S5-6, S5-8.</w:t>
      </w:r>
    </w:p>
  </w:footnote>
  <w:footnote w:id="8">
    <w:p w14:paraId="225816E7" w14:textId="77777777" w:rsidR="00A86C91" w:rsidRDefault="00000000">
      <w:pPr>
        <w:pStyle w:val="FootnoteText"/>
      </w:pPr>
      <w:r>
        <w:rPr>
          <w:rStyle w:val="FootnoteReference"/>
        </w:rPr>
        <w:footnoteRef/>
      </w:r>
      <w:r>
        <w:t xml:space="preserve"> See in Appendix 6: U3, U4, U5, U10, S1-3, S1-4, S2-4, S4-11, S5-15.</w:t>
      </w:r>
    </w:p>
  </w:footnote>
  <w:footnote w:id="9">
    <w:p w14:paraId="287355B0" w14:textId="77777777" w:rsidR="00A86C91" w:rsidRDefault="00000000">
      <w:pPr>
        <w:pStyle w:val="FootnoteText"/>
      </w:pPr>
      <w:r>
        <w:rPr>
          <w:rStyle w:val="FootnoteReference"/>
        </w:rPr>
        <w:footnoteRef/>
      </w:r>
      <w:r>
        <w:t xml:space="preserve"> The per-run averages and category shares in Example 4 are computed on the full 450-run corpus. Rule-specific counts cited in the prose are normalized differently: they are drawn from the tally of unique runs (457 violations for ChatGPT, 858 for Claude, 321 for Gemini), and a species-specific rule is counted against the 30 unique runs of its species. The violation count per rule across the entire corpus is reported in Appendix 6, section 4.</w:t>
      </w:r>
    </w:p>
  </w:footnote>
  <w:footnote w:id="10">
    <w:p w14:paraId="1E7132FE" w14:textId="77777777" w:rsidR="00A86C91" w:rsidRDefault="00000000">
      <w:pPr>
        <w:pStyle w:val="FootnoteText"/>
      </w:pPr>
      <w:r>
        <w:rPr>
          <w:rStyle w:val="FootnoteReference"/>
        </w:rPr>
        <w:footnoteRef/>
      </w:r>
      <w:r>
        <w:t xml:space="preserve"> The recurring patterns are duplicate &lt;/pitch&gt; tags, premature &lt;/note&gt; closures, and missing opening &lt;duration&gt; elements; the five error patterns identified are documented with the repair methodology in the supplementary materials.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F1A9A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90C12D3"/>
    <w:multiLevelType w:val="hybridMultilevel"/>
    <w:tmpl w:val="09427A42"/>
    <w:lvl w:ilvl="0" w:tplc="74369636">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5624965">
    <w:abstractNumId w:val="1"/>
  </w:num>
  <w:num w:numId="2" w16cid:durableId="6432359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iam Pond, Mr">
    <w15:presenceInfo w15:providerId="AD" w15:userId="S::liam.pond@mcgill.ca::5662ee9d-0a52-4bf4-ac05-4e629641ad0b"/>
  </w15:person>
  <w15:person w15:author="Pierre Basso">
    <w15:presenceInfo w15:providerId="AD" w15:userId="S::pierre.basso@mail.mcgill.ca::6ad5b4d9-b7d3-4985-baab-34e97c338b72"/>
  </w15:person>
  <w15:person w15:author="Liam Pond">
    <w15:presenceInfo w15:providerId="AD" w15:userId="S::liam.pond@mail.mcgill.ca::9a40a8ae-63e4-43b5-bda5-cd5f6acde0b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91"/>
    <w:rsid w:val="00004094"/>
    <w:rsid w:val="00006B18"/>
    <w:rsid w:val="0001240E"/>
    <w:rsid w:val="00023E99"/>
    <w:rsid w:val="00025411"/>
    <w:rsid w:val="00051688"/>
    <w:rsid w:val="000571EA"/>
    <w:rsid w:val="00063719"/>
    <w:rsid w:val="00086C5F"/>
    <w:rsid w:val="000A279B"/>
    <w:rsid w:val="000A6C76"/>
    <w:rsid w:val="000E2DA7"/>
    <w:rsid w:val="001374C5"/>
    <w:rsid w:val="0016657E"/>
    <w:rsid w:val="001C0C6B"/>
    <w:rsid w:val="001D331C"/>
    <w:rsid w:val="001E3589"/>
    <w:rsid w:val="00204A0A"/>
    <w:rsid w:val="0022352D"/>
    <w:rsid w:val="002273AC"/>
    <w:rsid w:val="00227945"/>
    <w:rsid w:val="0023538D"/>
    <w:rsid w:val="00283A16"/>
    <w:rsid w:val="0029228C"/>
    <w:rsid w:val="00297BF5"/>
    <w:rsid w:val="002A0A51"/>
    <w:rsid w:val="002C2B3B"/>
    <w:rsid w:val="002D47F9"/>
    <w:rsid w:val="002E1008"/>
    <w:rsid w:val="00324806"/>
    <w:rsid w:val="003254DA"/>
    <w:rsid w:val="00392340"/>
    <w:rsid w:val="003B382E"/>
    <w:rsid w:val="003B51F4"/>
    <w:rsid w:val="003C13A5"/>
    <w:rsid w:val="00422E3A"/>
    <w:rsid w:val="00430D75"/>
    <w:rsid w:val="00454AEE"/>
    <w:rsid w:val="0046746D"/>
    <w:rsid w:val="00473FB2"/>
    <w:rsid w:val="00474DD3"/>
    <w:rsid w:val="00492037"/>
    <w:rsid w:val="004A12E1"/>
    <w:rsid w:val="004A245E"/>
    <w:rsid w:val="004D1341"/>
    <w:rsid w:val="004E465C"/>
    <w:rsid w:val="004E7CC7"/>
    <w:rsid w:val="00515FFF"/>
    <w:rsid w:val="005319BD"/>
    <w:rsid w:val="0055191D"/>
    <w:rsid w:val="00557AAF"/>
    <w:rsid w:val="0056097A"/>
    <w:rsid w:val="00586570"/>
    <w:rsid w:val="005A3337"/>
    <w:rsid w:val="005B3899"/>
    <w:rsid w:val="005F50BE"/>
    <w:rsid w:val="005F521B"/>
    <w:rsid w:val="005F7E5A"/>
    <w:rsid w:val="00624526"/>
    <w:rsid w:val="00631897"/>
    <w:rsid w:val="0065434A"/>
    <w:rsid w:val="00663162"/>
    <w:rsid w:val="006746FD"/>
    <w:rsid w:val="006A0E2B"/>
    <w:rsid w:val="006A3E22"/>
    <w:rsid w:val="006B2041"/>
    <w:rsid w:val="006B42D4"/>
    <w:rsid w:val="00706D41"/>
    <w:rsid w:val="00706D88"/>
    <w:rsid w:val="007078AA"/>
    <w:rsid w:val="007419BF"/>
    <w:rsid w:val="00744A3E"/>
    <w:rsid w:val="00756FBB"/>
    <w:rsid w:val="00762F61"/>
    <w:rsid w:val="007926D3"/>
    <w:rsid w:val="007B6EE5"/>
    <w:rsid w:val="007E1988"/>
    <w:rsid w:val="007F153F"/>
    <w:rsid w:val="00843FCB"/>
    <w:rsid w:val="00845FC2"/>
    <w:rsid w:val="00856221"/>
    <w:rsid w:val="00861DD1"/>
    <w:rsid w:val="00891F39"/>
    <w:rsid w:val="008A340C"/>
    <w:rsid w:val="008A7370"/>
    <w:rsid w:val="008D5BC4"/>
    <w:rsid w:val="008E19DA"/>
    <w:rsid w:val="009033E4"/>
    <w:rsid w:val="009209B5"/>
    <w:rsid w:val="00935221"/>
    <w:rsid w:val="009373F7"/>
    <w:rsid w:val="00944FB8"/>
    <w:rsid w:val="00952D73"/>
    <w:rsid w:val="0099739C"/>
    <w:rsid w:val="009F44C4"/>
    <w:rsid w:val="00A71233"/>
    <w:rsid w:val="00A7767F"/>
    <w:rsid w:val="00A81A58"/>
    <w:rsid w:val="00A86C91"/>
    <w:rsid w:val="00AA41DA"/>
    <w:rsid w:val="00AB34C9"/>
    <w:rsid w:val="00AD5266"/>
    <w:rsid w:val="00AD69FC"/>
    <w:rsid w:val="00AE282A"/>
    <w:rsid w:val="00B0294B"/>
    <w:rsid w:val="00B10CA4"/>
    <w:rsid w:val="00B23E91"/>
    <w:rsid w:val="00B5148F"/>
    <w:rsid w:val="00B75C87"/>
    <w:rsid w:val="00B80682"/>
    <w:rsid w:val="00B85D04"/>
    <w:rsid w:val="00B95A25"/>
    <w:rsid w:val="00BC27FB"/>
    <w:rsid w:val="00BF2496"/>
    <w:rsid w:val="00BF71FC"/>
    <w:rsid w:val="00C036CE"/>
    <w:rsid w:val="00C05420"/>
    <w:rsid w:val="00C20C7F"/>
    <w:rsid w:val="00C43ECC"/>
    <w:rsid w:val="00C45514"/>
    <w:rsid w:val="00C45DF5"/>
    <w:rsid w:val="00C604A1"/>
    <w:rsid w:val="00C62B6A"/>
    <w:rsid w:val="00C855E8"/>
    <w:rsid w:val="00CA4861"/>
    <w:rsid w:val="00CA6CD0"/>
    <w:rsid w:val="00CD4FB6"/>
    <w:rsid w:val="00CF077A"/>
    <w:rsid w:val="00D0693A"/>
    <w:rsid w:val="00D11911"/>
    <w:rsid w:val="00D65CCC"/>
    <w:rsid w:val="00D81E3F"/>
    <w:rsid w:val="00DB048B"/>
    <w:rsid w:val="00DB4183"/>
    <w:rsid w:val="00DC3D7F"/>
    <w:rsid w:val="00DC639B"/>
    <w:rsid w:val="00DE0CA8"/>
    <w:rsid w:val="00E023BC"/>
    <w:rsid w:val="00E05EDB"/>
    <w:rsid w:val="00E07577"/>
    <w:rsid w:val="00E20514"/>
    <w:rsid w:val="00E416FC"/>
    <w:rsid w:val="00E46458"/>
    <w:rsid w:val="00E50AB2"/>
    <w:rsid w:val="00E50F65"/>
    <w:rsid w:val="00E646E1"/>
    <w:rsid w:val="00E666C2"/>
    <w:rsid w:val="00EB48FB"/>
    <w:rsid w:val="00EC5BB6"/>
    <w:rsid w:val="00ED2233"/>
    <w:rsid w:val="00EE74D6"/>
    <w:rsid w:val="00EF0DD6"/>
    <w:rsid w:val="00EF174D"/>
    <w:rsid w:val="00F239B5"/>
    <w:rsid w:val="00FD326D"/>
    <w:rsid w:val="00FF41B4"/>
    <w:rsid w:val="037D27E1"/>
    <w:rsid w:val="0588D4AE"/>
    <w:rsid w:val="081D0F74"/>
    <w:rsid w:val="08A17047"/>
    <w:rsid w:val="0B855E79"/>
    <w:rsid w:val="11FA58AD"/>
    <w:rsid w:val="12B403BE"/>
    <w:rsid w:val="142D3DF3"/>
    <w:rsid w:val="14B96533"/>
    <w:rsid w:val="14D073D3"/>
    <w:rsid w:val="153528A4"/>
    <w:rsid w:val="15BE9B9A"/>
    <w:rsid w:val="1A514C1D"/>
    <w:rsid w:val="1FB0200C"/>
    <w:rsid w:val="236C7074"/>
    <w:rsid w:val="26A0E77B"/>
    <w:rsid w:val="27B2815C"/>
    <w:rsid w:val="2803702C"/>
    <w:rsid w:val="282C9049"/>
    <w:rsid w:val="285E7887"/>
    <w:rsid w:val="2D51617E"/>
    <w:rsid w:val="2DCD6391"/>
    <w:rsid w:val="2E319790"/>
    <w:rsid w:val="34303034"/>
    <w:rsid w:val="39F51EED"/>
    <w:rsid w:val="3DA09E00"/>
    <w:rsid w:val="3DFBC2A5"/>
    <w:rsid w:val="3E483024"/>
    <w:rsid w:val="3EE31905"/>
    <w:rsid w:val="426C5C30"/>
    <w:rsid w:val="42CC99FD"/>
    <w:rsid w:val="465B8538"/>
    <w:rsid w:val="46C5F166"/>
    <w:rsid w:val="485D43CB"/>
    <w:rsid w:val="4AAC6DA1"/>
    <w:rsid w:val="4B9B0A01"/>
    <w:rsid w:val="4DB6D709"/>
    <w:rsid w:val="52354319"/>
    <w:rsid w:val="54BC3D24"/>
    <w:rsid w:val="591E707C"/>
    <w:rsid w:val="5B1E3F2E"/>
    <w:rsid w:val="5C26F4B4"/>
    <w:rsid w:val="5D850C51"/>
    <w:rsid w:val="5EC9B4F2"/>
    <w:rsid w:val="64C6B6C1"/>
    <w:rsid w:val="6AECFFA9"/>
    <w:rsid w:val="6F87CA06"/>
    <w:rsid w:val="743A8790"/>
    <w:rsid w:val="75DED02E"/>
    <w:rsid w:val="78F93259"/>
    <w:rsid w:val="7B939B9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C3649"/>
  <w15:docId w15:val="{AF087519-89EE-A346-A587-F210D474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27"/>
    <w:rPr>
      <w:rFonts w:ascii="Times New Roman" w:hAnsi="Times New Roman"/>
    </w:rPr>
  </w:style>
  <w:style w:type="paragraph" w:styleId="Heading1">
    <w:name w:val="heading 1"/>
    <w:basedOn w:val="Normal"/>
    <w:next w:val="Normal"/>
    <w:link w:val="Heading1Char"/>
    <w:uiPriority w:val="9"/>
    <w:qFormat/>
    <w:rsid w:val="00463E0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3E0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5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B5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E09"/>
    <w:rPr>
      <w:rFonts w:ascii="Times New Roman" w:eastAsiaTheme="majorEastAsia" w:hAnsi="Times New Roman"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463E09"/>
    <w:rPr>
      <w:rFonts w:ascii="Times New Roman" w:eastAsiaTheme="majorEastAsia" w:hAnsi="Times New Roman"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CB522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CB522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B522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B522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B522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B522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B522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63E0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63E09"/>
    <w:rPr>
      <w:rFonts w:ascii="Times New Roman" w:eastAsiaTheme="majorEastAsia" w:hAnsi="Times New Roman" w:cstheme="majorBidi"/>
      <w:spacing w:val="-10"/>
      <w:kern w:val="28"/>
      <w:sz w:val="56"/>
      <w:szCs w:val="56"/>
      <w:lang w:val="en-US"/>
    </w:rPr>
  </w:style>
  <w:style w:type="paragraph" w:styleId="Subtitle">
    <w:name w:val="Subtitle"/>
    <w:basedOn w:val="Normal"/>
    <w:next w:val="Normal"/>
    <w:link w:val="SubtitleChar"/>
    <w:uiPriority w:val="11"/>
    <w:qFormat/>
    <w:rsid w:val="00CB5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22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B522A"/>
    <w:pPr>
      <w:spacing w:before="160"/>
      <w:jc w:val="center"/>
    </w:pPr>
    <w:rPr>
      <w:i/>
      <w:iCs/>
      <w:color w:val="404040" w:themeColor="text1" w:themeTint="BF"/>
    </w:rPr>
  </w:style>
  <w:style w:type="character" w:customStyle="1" w:styleId="QuoteChar">
    <w:name w:val="Quote Char"/>
    <w:basedOn w:val="DefaultParagraphFont"/>
    <w:link w:val="Quote"/>
    <w:uiPriority w:val="29"/>
    <w:rsid w:val="00CB522A"/>
    <w:rPr>
      <w:i/>
      <w:iCs/>
      <w:color w:val="404040" w:themeColor="text1" w:themeTint="BF"/>
      <w:lang w:val="en-US"/>
    </w:rPr>
  </w:style>
  <w:style w:type="paragraph" w:styleId="ListParagraph">
    <w:name w:val="List Paragraph"/>
    <w:basedOn w:val="Normal"/>
    <w:uiPriority w:val="34"/>
    <w:qFormat/>
    <w:rsid w:val="00CB522A"/>
    <w:pPr>
      <w:ind w:left="720"/>
      <w:contextualSpacing/>
    </w:pPr>
  </w:style>
  <w:style w:type="character" w:styleId="IntenseEmphasis">
    <w:name w:val="Intense Emphasis"/>
    <w:basedOn w:val="DefaultParagraphFont"/>
    <w:uiPriority w:val="21"/>
    <w:qFormat/>
    <w:rsid w:val="00CB522A"/>
    <w:rPr>
      <w:i/>
      <w:iCs/>
      <w:color w:val="0F4761" w:themeColor="accent1" w:themeShade="BF"/>
    </w:rPr>
  </w:style>
  <w:style w:type="paragraph" w:styleId="IntenseQuote">
    <w:name w:val="Intense Quote"/>
    <w:basedOn w:val="Normal"/>
    <w:next w:val="Normal"/>
    <w:link w:val="IntenseQuoteChar"/>
    <w:uiPriority w:val="30"/>
    <w:qFormat/>
    <w:rsid w:val="00CB5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22A"/>
    <w:rPr>
      <w:i/>
      <w:iCs/>
      <w:color w:val="0F4761" w:themeColor="accent1" w:themeShade="BF"/>
      <w:lang w:val="en-US"/>
    </w:rPr>
  </w:style>
  <w:style w:type="character" w:styleId="IntenseReference">
    <w:name w:val="Intense Reference"/>
    <w:basedOn w:val="DefaultParagraphFont"/>
    <w:uiPriority w:val="32"/>
    <w:qFormat/>
    <w:rsid w:val="00CB522A"/>
    <w:rPr>
      <w:b/>
      <w:bCs/>
      <w:smallCaps/>
      <w:color w:val="0F4761" w:themeColor="accent1" w:themeShade="BF"/>
      <w:spacing w:val="5"/>
    </w:rPr>
  </w:style>
  <w:style w:type="paragraph" w:customStyle="1" w:styleId="font-claude-response-body">
    <w:name w:val="font-claude-response-body"/>
    <w:basedOn w:val="Normal"/>
    <w:rsid w:val="0076077D"/>
    <w:pPr>
      <w:spacing w:before="100" w:beforeAutospacing="1" w:after="100" w:afterAutospacing="1" w:line="240" w:lineRule="auto"/>
    </w:pPr>
    <w:rPr>
      <w:rFonts w:eastAsia="Times New Roman" w:cs="Times New Roman"/>
      <w:kern w:val="0"/>
      <w:lang w:eastAsia="fr-FR"/>
      <w14:ligatures w14:val="none"/>
    </w:rPr>
  </w:style>
  <w:style w:type="character" w:styleId="Emphasis">
    <w:name w:val="Emphasis"/>
    <w:basedOn w:val="DefaultParagraphFont"/>
    <w:uiPriority w:val="20"/>
    <w:qFormat/>
    <w:rsid w:val="0076077D"/>
    <w:rPr>
      <w:i/>
      <w:iCs/>
    </w:rPr>
  </w:style>
  <w:style w:type="character" w:styleId="Hyperlink">
    <w:name w:val="Hyperlink"/>
    <w:basedOn w:val="DefaultParagraphFont"/>
    <w:uiPriority w:val="99"/>
    <w:unhideWhenUsed/>
    <w:rsid w:val="00EA64DD"/>
    <w:rPr>
      <w:color w:val="0000FF"/>
      <w:u w:val="single"/>
    </w:rPr>
  </w:style>
  <w:style w:type="paragraph" w:styleId="NormalWeb">
    <w:name w:val="Normal (Web)"/>
    <w:basedOn w:val="Normal"/>
    <w:uiPriority w:val="99"/>
    <w:unhideWhenUsed/>
    <w:rsid w:val="006A655C"/>
    <w:pPr>
      <w:spacing w:before="100" w:beforeAutospacing="1" w:after="100" w:afterAutospacing="1" w:line="240" w:lineRule="auto"/>
    </w:pPr>
    <w:rPr>
      <w:rFonts w:eastAsia="Times New Roman" w:cs="Times New Roman"/>
      <w:kern w:val="0"/>
      <w:lang w:eastAsia="fr-FR"/>
      <w14:ligatures w14:val="none"/>
    </w:rPr>
  </w:style>
  <w:style w:type="character" w:styleId="Strong">
    <w:name w:val="Strong"/>
    <w:basedOn w:val="DefaultParagraphFont"/>
    <w:uiPriority w:val="22"/>
    <w:qFormat/>
    <w:rsid w:val="00463E09"/>
    <w:rPr>
      <w:rFonts w:ascii="Times New Roman" w:hAnsi="Times New Roman"/>
      <w:b/>
      <w:bCs/>
    </w:rPr>
  </w:style>
  <w:style w:type="character" w:styleId="SubtleReference">
    <w:name w:val="Subtle Reference"/>
    <w:basedOn w:val="DefaultParagraphFont"/>
    <w:uiPriority w:val="31"/>
    <w:qFormat/>
    <w:rsid w:val="00463E09"/>
    <w:rPr>
      <w:rFonts w:ascii="Times New Roman" w:hAnsi="Times New Roman"/>
      <w:smallCaps/>
      <w:color w:val="5A5A5A" w:themeColor="text1" w:themeTint="A5"/>
    </w:rPr>
  </w:style>
  <w:style w:type="paragraph" w:styleId="NoSpacing">
    <w:name w:val="No Spacing"/>
    <w:uiPriority w:val="1"/>
    <w:qFormat/>
    <w:rsid w:val="00463E09"/>
    <w:pPr>
      <w:spacing w:after="0" w:line="240" w:lineRule="auto"/>
    </w:pPr>
    <w:rPr>
      <w:rFonts w:ascii="Times New Roman" w:hAnsi="Times New Roman"/>
    </w:rPr>
  </w:style>
  <w:style w:type="character" w:styleId="BookTitle">
    <w:name w:val="Book Title"/>
    <w:basedOn w:val="DefaultParagraphFont"/>
    <w:uiPriority w:val="33"/>
    <w:qFormat/>
    <w:rsid w:val="00463E09"/>
    <w:rPr>
      <w:rFonts w:ascii="Times New Roman" w:hAnsi="Times New Roman"/>
      <w:b/>
      <w:bCs/>
      <w:i/>
      <w:iCs/>
      <w:spacing w:val="5"/>
    </w:rPr>
  </w:style>
  <w:style w:type="paragraph" w:styleId="TOCHeading">
    <w:name w:val="TOC Heading"/>
    <w:basedOn w:val="Heading1"/>
    <w:next w:val="Normal"/>
    <w:uiPriority w:val="39"/>
    <w:unhideWhenUsed/>
    <w:qFormat/>
    <w:rsid w:val="00463E09"/>
    <w:pPr>
      <w:spacing w:before="240" w:after="0"/>
      <w:outlineLvl w:val="9"/>
    </w:pPr>
    <w:rPr>
      <w:sz w:val="32"/>
      <w:szCs w:val="32"/>
    </w:rPr>
  </w:style>
  <w:style w:type="paragraph" w:styleId="Footer">
    <w:name w:val="footer"/>
    <w:basedOn w:val="Normal"/>
    <w:link w:val="FooterChar"/>
    <w:uiPriority w:val="99"/>
    <w:unhideWhenUsed/>
    <w:rsid w:val="00463E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3E09"/>
    <w:rPr>
      <w:rFonts w:ascii="Times New Roman" w:hAnsi="Times New Roman"/>
      <w:lang w:val="en-US"/>
    </w:rPr>
  </w:style>
  <w:style w:type="paragraph" w:customStyle="1" w:styleId="p1">
    <w:name w:val="p1"/>
    <w:basedOn w:val="Normal"/>
    <w:rsid w:val="00C50131"/>
    <w:pPr>
      <w:spacing w:before="240" w:beforeAutospacing="1" w:after="240" w:afterAutospacing="1" w:line="240" w:lineRule="auto"/>
      <w:jc w:val="both"/>
    </w:pPr>
    <w:rPr>
      <w:rFonts w:eastAsia="Times New Roman" w:cs="Times New Roman"/>
      <w:color w:val="000000" w:themeColor="text1"/>
      <w:kern w:val="0"/>
      <w:lang w:eastAsia="fr-FR"/>
      <w14:ligatures w14:val="none"/>
    </w:rPr>
  </w:style>
  <w:style w:type="paragraph" w:customStyle="1" w:styleId="is-empty">
    <w:name w:val="is-empty"/>
    <w:basedOn w:val="Normal"/>
    <w:rsid w:val="00110D87"/>
    <w:pPr>
      <w:spacing w:before="100" w:beforeAutospacing="1" w:after="100" w:afterAutospacing="1" w:line="240" w:lineRule="auto"/>
    </w:pPr>
    <w:rPr>
      <w:rFonts w:eastAsia="Times New Roman" w:cs="Times New Roman"/>
      <w:kern w:val="0"/>
      <w:lang w:eastAsia="fr-FR"/>
      <w14:ligatures w14:val="none"/>
    </w:rPr>
  </w:style>
  <w:style w:type="paragraph" w:styleId="FootnoteText">
    <w:name w:val="footnote text"/>
    <w:basedOn w:val="Normal"/>
    <w:link w:val="FootnoteTextChar"/>
    <w:uiPriority w:val="9"/>
    <w:unhideWhenUsed/>
    <w:qFormat/>
    <w:rsid w:val="005A3C00"/>
    <w:pPr>
      <w:spacing w:after="0" w:line="240" w:lineRule="auto"/>
      <w:jc w:val="both"/>
    </w:pPr>
    <w:rPr>
      <w:sz w:val="20"/>
      <w:szCs w:val="20"/>
    </w:rPr>
  </w:style>
  <w:style w:type="character" w:customStyle="1" w:styleId="FootnoteTextChar">
    <w:name w:val="Footnote Text Char"/>
    <w:basedOn w:val="DefaultParagraphFont"/>
    <w:link w:val="FootnoteText"/>
    <w:uiPriority w:val="9"/>
    <w:rsid w:val="005A3C00"/>
    <w:rPr>
      <w:rFonts w:ascii="Times New Roman" w:hAnsi="Times New Roman"/>
      <w:sz w:val="20"/>
      <w:szCs w:val="20"/>
      <w:lang w:val="en-US"/>
    </w:rPr>
  </w:style>
  <w:style w:type="character" w:styleId="FootnoteReference">
    <w:name w:val="footnote reference"/>
    <w:basedOn w:val="DefaultParagraphFont"/>
    <w:uiPriority w:val="99"/>
    <w:unhideWhenUsed/>
    <w:rsid w:val="00C84B99"/>
    <w:rPr>
      <w:vertAlign w:val="superscript"/>
    </w:rPr>
  </w:style>
  <w:style w:type="paragraph" w:styleId="BodyText">
    <w:name w:val="Body Text"/>
    <w:basedOn w:val="Normal"/>
    <w:link w:val="BodyTextChar"/>
    <w:qFormat/>
    <w:rsid w:val="00572990"/>
    <w:pPr>
      <w:spacing w:before="180" w:after="180" w:line="312" w:lineRule="auto"/>
      <w:jc w:val="both"/>
    </w:pPr>
    <w:rPr>
      <w:kern w:val="0"/>
      <w14:ligatures w14:val="none"/>
    </w:rPr>
  </w:style>
  <w:style w:type="character" w:customStyle="1" w:styleId="BodyTextChar">
    <w:name w:val="Body Text Char"/>
    <w:basedOn w:val="DefaultParagraphFont"/>
    <w:link w:val="BodyText"/>
    <w:rsid w:val="00572990"/>
    <w:rPr>
      <w:rFonts w:ascii="Times New Roman" w:hAnsi="Times New Roman"/>
      <w:kern w:val="0"/>
      <w:lang w:val="en-US"/>
      <w14:ligatures w14:val="none"/>
    </w:rPr>
  </w:style>
  <w:style w:type="paragraph" w:customStyle="1" w:styleId="FirstParagraph">
    <w:name w:val="First Paragraph"/>
    <w:basedOn w:val="BodyText"/>
    <w:next w:val="BodyText"/>
    <w:qFormat/>
    <w:rsid w:val="008730E5"/>
  </w:style>
  <w:style w:type="paragraph" w:customStyle="1" w:styleId="Compact">
    <w:name w:val="Compact"/>
    <w:basedOn w:val="BodyText"/>
    <w:qFormat/>
    <w:rsid w:val="008730E5"/>
    <w:pPr>
      <w:spacing w:before="36" w:after="36"/>
    </w:pPr>
  </w:style>
  <w:style w:type="table" w:styleId="TableGrid">
    <w:name w:val="Table Grid"/>
    <w:basedOn w:val="TableNormal"/>
    <w:uiPriority w:val="59"/>
    <w:rsid w:val="008730E5"/>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C56B3"/>
    <w:pPr>
      <w:spacing w:after="200" w:line="240" w:lineRule="auto"/>
      <w:jc w:val="center"/>
    </w:pPr>
    <w:rPr>
      <w:i/>
      <w:iCs/>
      <w:color w:val="0E2841" w:themeColor="text2"/>
      <w:sz w:val="21"/>
      <w:szCs w:val="18"/>
    </w:rPr>
  </w:style>
  <w:style w:type="paragraph" w:styleId="TOC1">
    <w:name w:val="toc 1"/>
    <w:basedOn w:val="Normal"/>
    <w:next w:val="Normal"/>
    <w:autoRedefine/>
    <w:uiPriority w:val="39"/>
    <w:unhideWhenUsed/>
    <w:rsid w:val="00507097"/>
    <w:pPr>
      <w:spacing w:before="120" w:after="0"/>
    </w:pPr>
    <w:rPr>
      <w:b/>
      <w:bCs/>
      <w:i/>
      <w:iCs/>
      <w:lang w:val="en-CA"/>
    </w:rPr>
  </w:style>
  <w:style w:type="paragraph" w:styleId="TOC2">
    <w:name w:val="toc 2"/>
    <w:basedOn w:val="Normal"/>
    <w:next w:val="Normal"/>
    <w:autoRedefine/>
    <w:uiPriority w:val="39"/>
    <w:unhideWhenUsed/>
    <w:rsid w:val="00507097"/>
    <w:pPr>
      <w:spacing w:before="120" w:after="0"/>
      <w:ind w:left="240"/>
    </w:pPr>
    <w:rPr>
      <w:b/>
      <w:bCs/>
      <w:sz w:val="22"/>
      <w:szCs w:val="22"/>
    </w:rPr>
  </w:style>
  <w:style w:type="paragraph" w:styleId="TOC3">
    <w:name w:val="toc 3"/>
    <w:basedOn w:val="Normal"/>
    <w:next w:val="Normal"/>
    <w:autoRedefine/>
    <w:uiPriority w:val="39"/>
    <w:unhideWhenUsed/>
    <w:rsid w:val="00507097"/>
    <w:pPr>
      <w:spacing w:after="0"/>
      <w:ind w:left="480"/>
    </w:pPr>
    <w:rPr>
      <w:sz w:val="20"/>
      <w:szCs w:val="20"/>
    </w:rPr>
  </w:style>
  <w:style w:type="paragraph" w:styleId="TOC4">
    <w:name w:val="toc 4"/>
    <w:basedOn w:val="Normal"/>
    <w:next w:val="Normal"/>
    <w:autoRedefine/>
    <w:uiPriority w:val="39"/>
    <w:semiHidden/>
    <w:unhideWhenUsed/>
    <w:rsid w:val="00507097"/>
    <w:pPr>
      <w:spacing w:after="0"/>
      <w:ind w:left="720"/>
    </w:pPr>
    <w:rPr>
      <w:sz w:val="20"/>
      <w:szCs w:val="20"/>
    </w:rPr>
  </w:style>
  <w:style w:type="paragraph" w:styleId="TOC5">
    <w:name w:val="toc 5"/>
    <w:basedOn w:val="Normal"/>
    <w:next w:val="Normal"/>
    <w:autoRedefine/>
    <w:uiPriority w:val="39"/>
    <w:semiHidden/>
    <w:unhideWhenUsed/>
    <w:rsid w:val="00507097"/>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507097"/>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507097"/>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507097"/>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507097"/>
    <w:pPr>
      <w:spacing w:after="0"/>
      <w:ind w:left="1920"/>
    </w:pPr>
    <w:rPr>
      <w:rFonts w:asciiTheme="minorHAnsi" w:hAnsiTheme="minorHAnsi"/>
      <w:sz w:val="20"/>
      <w:szCs w:val="20"/>
    </w:rPr>
  </w:style>
  <w:style w:type="character" w:customStyle="1" w:styleId="text-text-500">
    <w:name w:val="text-text-500"/>
    <w:basedOn w:val="DefaultParagraphFont"/>
    <w:rsid w:val="003B1012"/>
  </w:style>
  <w:style w:type="character" w:styleId="PageNumber">
    <w:name w:val="page number"/>
    <w:basedOn w:val="DefaultParagraphFont"/>
    <w:uiPriority w:val="99"/>
    <w:semiHidden/>
    <w:unhideWhenUsed/>
    <w:rsid w:val="009E7CB3"/>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TableGridLight">
    <w:name w:val="Grid Table Light"/>
    <w:basedOn w:val="TableNormal"/>
    <w:uiPriority w:val="40"/>
    <w:rsid w:val="008D5B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8A7370"/>
    <w:rPr>
      <w:sz w:val="16"/>
      <w:szCs w:val="16"/>
    </w:rPr>
  </w:style>
  <w:style w:type="paragraph" w:styleId="CommentText">
    <w:name w:val="annotation text"/>
    <w:basedOn w:val="Normal"/>
    <w:link w:val="CommentTextChar"/>
    <w:uiPriority w:val="99"/>
    <w:semiHidden/>
    <w:unhideWhenUsed/>
    <w:rsid w:val="008A7370"/>
    <w:pPr>
      <w:spacing w:line="240" w:lineRule="auto"/>
    </w:pPr>
    <w:rPr>
      <w:sz w:val="20"/>
      <w:szCs w:val="20"/>
    </w:rPr>
  </w:style>
  <w:style w:type="character" w:customStyle="1" w:styleId="CommentTextChar">
    <w:name w:val="Comment Text Char"/>
    <w:basedOn w:val="DefaultParagraphFont"/>
    <w:link w:val="CommentText"/>
    <w:uiPriority w:val="99"/>
    <w:semiHidden/>
    <w:rsid w:val="008A7370"/>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8A7370"/>
    <w:rPr>
      <w:b/>
      <w:bCs/>
    </w:rPr>
  </w:style>
  <w:style w:type="character" w:customStyle="1" w:styleId="CommentSubjectChar">
    <w:name w:val="Comment Subject Char"/>
    <w:basedOn w:val="CommentTextChar"/>
    <w:link w:val="CommentSubject"/>
    <w:uiPriority w:val="99"/>
    <w:semiHidden/>
    <w:rsid w:val="008A7370"/>
    <w:rPr>
      <w:rFonts w:ascii="Times New Roman" w:hAnsi="Times New Roman"/>
      <w:b/>
      <w:bCs/>
      <w:sz w:val="20"/>
      <w:szCs w:val="20"/>
      <w:lang w:val="en-US"/>
    </w:rPr>
  </w:style>
  <w:style w:type="paragraph" w:styleId="Revision">
    <w:name w:val="Revision"/>
    <w:hidden/>
    <w:uiPriority w:val="99"/>
    <w:semiHidden/>
    <w:rsid w:val="005A3337"/>
    <w:pPr>
      <w:spacing w:after="0" w:line="240" w:lineRule="auto"/>
    </w:pPr>
    <w:rPr>
      <w:rFonts w:ascii="Times New Roman" w:hAnsi="Times New Roman"/>
    </w:rPr>
  </w:style>
  <w:style w:type="paragraph" w:styleId="Header">
    <w:name w:val="header"/>
    <w:basedOn w:val="Normal"/>
    <w:link w:val="HeaderChar"/>
    <w:uiPriority w:val="99"/>
    <w:semiHidden/>
    <w:unhideWhenUsed/>
    <w:rsid w:val="00B85D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5D04"/>
    <w:rPr>
      <w:rFonts w:ascii="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5CB33-3AAE-8448-AD43-92FA23177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12575</Words>
  <Characters>71681</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Pierre Basso</dc:creator>
  <cp:keywords/>
  <cp:lastModifiedBy>Liam Pond, Mr</cp:lastModifiedBy>
  <cp:revision>2</cp:revision>
  <dcterms:created xsi:type="dcterms:W3CDTF">2026-10-15T21:17:00Z</dcterms:created>
  <dcterms:modified xsi:type="dcterms:W3CDTF">2026-10-15T21:17:00Z</dcterms:modified>
</cp:coreProperties>
</file>